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D99C1" w14:textId="77777777" w:rsidR="00AB1FDA" w:rsidRDefault="00AB1FDA" w:rsidP="00F03E84">
      <w:pPr>
        <w:spacing w:after="240"/>
        <w:jc w:val="center"/>
        <w:rPr>
          <w:rFonts w:asciiTheme="minorHAnsi" w:hAnsiTheme="minorHAnsi" w:cstheme="minorHAnsi"/>
          <w:b/>
          <w:bCs/>
          <w:sz w:val="36"/>
          <w:szCs w:val="36"/>
        </w:rPr>
      </w:pPr>
    </w:p>
    <w:p w14:paraId="5C57E8BF" w14:textId="77777777" w:rsidR="00AB1FDA" w:rsidRDefault="00AB1FDA" w:rsidP="00F03E84">
      <w:pPr>
        <w:spacing w:after="240"/>
        <w:jc w:val="center"/>
        <w:rPr>
          <w:rFonts w:asciiTheme="minorHAnsi" w:hAnsiTheme="minorHAnsi" w:cstheme="minorHAnsi"/>
          <w:b/>
          <w:bCs/>
          <w:sz w:val="36"/>
          <w:szCs w:val="36"/>
        </w:rPr>
      </w:pPr>
    </w:p>
    <w:p w14:paraId="20302255" w14:textId="77777777" w:rsidR="00AB1FDA" w:rsidRDefault="00AB1FDA" w:rsidP="00F03E84">
      <w:pPr>
        <w:spacing w:after="240"/>
        <w:jc w:val="center"/>
        <w:rPr>
          <w:rFonts w:asciiTheme="minorHAnsi" w:hAnsiTheme="minorHAnsi" w:cstheme="minorHAnsi"/>
          <w:b/>
          <w:bCs/>
          <w:sz w:val="36"/>
          <w:szCs w:val="36"/>
        </w:rPr>
      </w:pPr>
    </w:p>
    <w:p w14:paraId="5AEB0395" w14:textId="3388BFBA" w:rsidR="00426029" w:rsidRPr="00AB1FDA" w:rsidRDefault="00F03E84" w:rsidP="00F03E84">
      <w:pPr>
        <w:spacing w:after="240"/>
        <w:jc w:val="center"/>
        <w:rPr>
          <w:rFonts w:asciiTheme="minorHAnsi" w:hAnsiTheme="minorHAnsi" w:cstheme="minorHAnsi"/>
          <w:b/>
          <w:bCs/>
          <w:sz w:val="40"/>
          <w:szCs w:val="40"/>
        </w:rPr>
      </w:pPr>
      <w:r w:rsidRPr="00AB1FDA">
        <w:rPr>
          <w:rFonts w:asciiTheme="minorHAnsi" w:hAnsiTheme="minorHAnsi" w:cstheme="minorHAnsi"/>
          <w:b/>
          <w:bCs/>
          <w:sz w:val="40"/>
          <w:szCs w:val="40"/>
        </w:rPr>
        <w:t xml:space="preserve">C372 </w:t>
      </w:r>
      <w:r w:rsidR="00537B6C" w:rsidRPr="00AB1FDA">
        <w:rPr>
          <w:rFonts w:asciiTheme="minorHAnsi" w:hAnsiTheme="minorHAnsi" w:cstheme="minorHAnsi"/>
          <w:b/>
          <w:bCs/>
          <w:sz w:val="40"/>
          <w:szCs w:val="40"/>
        </w:rPr>
        <w:t xml:space="preserve">Graded Assignment </w:t>
      </w:r>
      <w:r w:rsidR="00487A84" w:rsidRPr="00AB1FDA">
        <w:rPr>
          <w:rFonts w:asciiTheme="minorHAnsi" w:hAnsiTheme="minorHAnsi" w:cstheme="minorHAnsi"/>
          <w:b/>
          <w:bCs/>
          <w:sz w:val="40"/>
          <w:szCs w:val="40"/>
        </w:rPr>
        <w:t>Project Report</w:t>
      </w:r>
    </w:p>
    <w:p w14:paraId="518F6AB3" w14:textId="77777777" w:rsidR="00AB1FDA" w:rsidRPr="00F03E84" w:rsidRDefault="00AB1FDA" w:rsidP="00F03E84">
      <w:pPr>
        <w:spacing w:after="240"/>
        <w:jc w:val="center"/>
        <w:rPr>
          <w:rFonts w:asciiTheme="minorHAnsi" w:hAnsiTheme="minorHAnsi" w:cstheme="minorHAnsi"/>
          <w:b/>
          <w:bCs/>
          <w:sz w:val="36"/>
          <w:szCs w:val="36"/>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6"/>
        <w:gridCol w:w="7150"/>
      </w:tblGrid>
      <w:tr w:rsidR="00A52272" w:rsidRPr="000E554D" w14:paraId="53B59147" w14:textId="77777777" w:rsidTr="09BC3B75">
        <w:trPr>
          <w:trHeight w:val="358"/>
        </w:trPr>
        <w:tc>
          <w:tcPr>
            <w:tcW w:w="1975" w:type="dxa"/>
            <w:vAlign w:val="center"/>
          </w:tcPr>
          <w:p w14:paraId="6B9855E4" w14:textId="41871463" w:rsidR="00345DEF" w:rsidRPr="000E554D" w:rsidRDefault="00487A84" w:rsidP="00345DEF">
            <w:pPr>
              <w:pStyle w:val="NoSpacing"/>
              <w:jc w:val="right"/>
              <w:rPr>
                <w:rFonts w:asciiTheme="minorHAnsi" w:hAnsiTheme="minorHAnsi" w:cstheme="minorHAnsi"/>
                <w:b/>
                <w:bCs/>
                <w:sz w:val="22"/>
                <w:szCs w:val="22"/>
              </w:rPr>
            </w:pPr>
            <w:r>
              <w:rPr>
                <w:rFonts w:asciiTheme="minorHAnsi" w:hAnsiTheme="minorHAnsi" w:cstheme="minorHAnsi"/>
                <w:b/>
                <w:bCs/>
                <w:sz w:val="22"/>
                <w:szCs w:val="22"/>
              </w:rPr>
              <w:t>Project</w:t>
            </w:r>
            <w:r w:rsidR="00A52272">
              <w:rPr>
                <w:rFonts w:asciiTheme="minorHAnsi" w:hAnsiTheme="minorHAnsi" w:cstheme="minorHAnsi"/>
                <w:b/>
                <w:bCs/>
                <w:sz w:val="22"/>
                <w:szCs w:val="22"/>
              </w:rPr>
              <w:t xml:space="preserve"> Title</w:t>
            </w:r>
          </w:p>
        </w:tc>
        <w:tc>
          <w:tcPr>
            <w:tcW w:w="7761" w:type="dxa"/>
            <w:vAlign w:val="center"/>
          </w:tcPr>
          <w:p w14:paraId="4E23EFDB" w14:textId="77777777" w:rsidR="00345DEF" w:rsidRPr="000E554D" w:rsidRDefault="00345DEF" w:rsidP="0094753B">
            <w:pPr>
              <w:pStyle w:val="NoSpacing"/>
              <w:rPr>
                <w:rFonts w:asciiTheme="minorHAnsi" w:hAnsiTheme="minorHAnsi" w:cstheme="minorHAnsi"/>
                <w:sz w:val="22"/>
                <w:szCs w:val="22"/>
              </w:rPr>
            </w:pPr>
          </w:p>
        </w:tc>
      </w:tr>
      <w:tr w:rsidR="00A52272" w:rsidRPr="000E554D" w14:paraId="78A956C3" w14:textId="77777777" w:rsidTr="09BC3B75">
        <w:trPr>
          <w:trHeight w:val="53"/>
        </w:trPr>
        <w:tc>
          <w:tcPr>
            <w:tcW w:w="1975" w:type="dxa"/>
            <w:vAlign w:val="center"/>
          </w:tcPr>
          <w:p w14:paraId="66C6157B" w14:textId="77777777" w:rsidR="00487A84" w:rsidRDefault="00487A84" w:rsidP="00487A84">
            <w:pPr>
              <w:pStyle w:val="NoSpacing"/>
              <w:jc w:val="right"/>
              <w:rPr>
                <w:rFonts w:asciiTheme="minorHAnsi" w:hAnsiTheme="minorHAnsi" w:cstheme="minorHAnsi"/>
                <w:b/>
                <w:bCs/>
                <w:sz w:val="22"/>
                <w:szCs w:val="22"/>
              </w:rPr>
            </w:pPr>
            <w:r>
              <w:rPr>
                <w:rFonts w:asciiTheme="minorHAnsi" w:hAnsiTheme="minorHAnsi" w:cstheme="minorHAnsi"/>
                <w:b/>
                <w:bCs/>
                <w:sz w:val="22"/>
                <w:szCs w:val="22"/>
              </w:rPr>
              <w:t>Team members</w:t>
            </w:r>
          </w:p>
          <w:p w14:paraId="77934022" w14:textId="766CFC26" w:rsidR="00487A84" w:rsidRPr="000E554D" w:rsidRDefault="00487A84" w:rsidP="00487A84">
            <w:pPr>
              <w:pStyle w:val="NoSpacing"/>
              <w:jc w:val="right"/>
              <w:rPr>
                <w:rFonts w:asciiTheme="minorHAnsi" w:hAnsiTheme="minorHAnsi" w:cstheme="minorHAnsi"/>
                <w:b/>
                <w:bCs/>
                <w:sz w:val="22"/>
                <w:szCs w:val="22"/>
              </w:rPr>
            </w:pPr>
          </w:p>
        </w:tc>
        <w:tc>
          <w:tcPr>
            <w:tcW w:w="7761" w:type="dxa"/>
            <w:vAlign w:val="center"/>
          </w:tcPr>
          <w:p w14:paraId="4AA50111" w14:textId="77777777" w:rsidR="00345DEF" w:rsidRDefault="00345DEF" w:rsidP="0094753B">
            <w:pPr>
              <w:pStyle w:val="NoSpacing"/>
              <w:rPr>
                <w:rFonts w:asciiTheme="minorHAnsi" w:hAnsiTheme="minorHAnsi" w:cstheme="minorHAnsi"/>
                <w:sz w:val="22"/>
                <w:szCs w:val="22"/>
              </w:rPr>
            </w:pPr>
          </w:p>
          <w:p w14:paraId="65537F47" w14:textId="77777777" w:rsidR="00A52272" w:rsidRDefault="00A52272" w:rsidP="0094753B">
            <w:pPr>
              <w:pStyle w:val="NoSpacing"/>
              <w:rPr>
                <w:rFonts w:asciiTheme="minorHAnsi" w:hAnsiTheme="minorHAnsi" w:cstheme="minorHAnsi"/>
                <w:sz w:val="22"/>
                <w:szCs w:val="22"/>
              </w:rPr>
            </w:pPr>
          </w:p>
          <w:p w14:paraId="4F3780A6" w14:textId="5F561F56" w:rsidR="00A130C2" w:rsidRDefault="00A52272" w:rsidP="00976301">
            <w:pPr>
              <w:pStyle w:val="NoSpacing"/>
              <w:numPr>
                <w:ilvl w:val="0"/>
                <w:numId w:val="10"/>
              </w:numPr>
              <w:rPr>
                <w:rFonts w:asciiTheme="minorHAnsi" w:hAnsiTheme="minorHAnsi" w:cstheme="minorHAnsi"/>
                <w:sz w:val="22"/>
                <w:szCs w:val="22"/>
              </w:rPr>
            </w:pPr>
            <w:r>
              <w:rPr>
                <w:rFonts w:asciiTheme="minorHAnsi" w:hAnsiTheme="minorHAnsi" w:cstheme="minorHAnsi"/>
                <w:sz w:val="22"/>
                <w:szCs w:val="22"/>
              </w:rPr>
              <w:t>&lt;Student ID&gt; &lt;Student Name&gt; &lt;Student Role&gt;</w:t>
            </w:r>
          </w:p>
          <w:p w14:paraId="5654F329" w14:textId="7D2EBE4E" w:rsidR="00A130C2" w:rsidRDefault="06681FE9" w:rsidP="64429E38">
            <w:pPr>
              <w:pStyle w:val="NoSpacing"/>
              <w:numPr>
                <w:ilvl w:val="0"/>
                <w:numId w:val="10"/>
              </w:numPr>
              <w:rPr>
                <w:rFonts w:asciiTheme="minorHAnsi" w:hAnsiTheme="minorHAnsi" w:cstheme="minorBidi"/>
                <w:sz w:val="22"/>
                <w:szCs w:val="22"/>
              </w:rPr>
            </w:pPr>
            <w:r w:rsidRPr="64429E38">
              <w:rPr>
                <w:rFonts w:asciiTheme="minorHAnsi" w:hAnsiTheme="minorHAnsi" w:cstheme="minorBidi"/>
                <w:sz w:val="22"/>
                <w:szCs w:val="22"/>
              </w:rPr>
              <w:t>&lt;24028856&gt;&lt;Chan Xin Yi&gt;&lt;student role&gt;</w:t>
            </w:r>
          </w:p>
          <w:p w14:paraId="48234329" w14:textId="57A7571D" w:rsidR="00A130C2" w:rsidRDefault="4D0C6409" w:rsidP="00976301">
            <w:pPr>
              <w:pStyle w:val="NoSpacing"/>
              <w:numPr>
                <w:ilvl w:val="0"/>
                <w:numId w:val="10"/>
              </w:numPr>
              <w:rPr>
                <w:rFonts w:asciiTheme="minorHAnsi" w:hAnsiTheme="minorHAnsi" w:cstheme="minorBidi"/>
                <w:sz w:val="22"/>
                <w:szCs w:val="22"/>
              </w:rPr>
            </w:pPr>
            <w:r w:rsidRPr="0BAAC586">
              <w:rPr>
                <w:rFonts w:asciiTheme="minorHAnsi" w:hAnsiTheme="minorHAnsi" w:cstheme="minorBidi"/>
                <w:sz w:val="22"/>
                <w:szCs w:val="22"/>
              </w:rPr>
              <w:t>&lt;24026442&gt;&lt;Ho Sheng Wei Keane&gt;&lt;</w:t>
            </w:r>
            <w:r w:rsidRPr="234B0938">
              <w:rPr>
                <w:rFonts w:asciiTheme="minorHAnsi" w:hAnsiTheme="minorHAnsi" w:cstheme="minorBidi"/>
                <w:sz w:val="22"/>
                <w:szCs w:val="22"/>
              </w:rPr>
              <w:t>Student Role&gt;</w:t>
            </w:r>
          </w:p>
          <w:p w14:paraId="7EA4896D" w14:textId="035FD2E0" w:rsidR="00A130C2" w:rsidRDefault="005B020A" w:rsidP="00976301">
            <w:pPr>
              <w:pStyle w:val="NoSpacing"/>
              <w:numPr>
                <w:ilvl w:val="0"/>
                <w:numId w:val="10"/>
              </w:numPr>
              <w:rPr>
                <w:rFonts w:asciiTheme="minorHAnsi" w:hAnsiTheme="minorHAnsi" w:cstheme="minorHAnsi"/>
                <w:sz w:val="22"/>
                <w:szCs w:val="22"/>
              </w:rPr>
            </w:pPr>
            <w:r>
              <w:rPr>
                <w:rFonts w:asciiTheme="minorHAnsi" w:hAnsiTheme="minorHAnsi" w:cstheme="minorHAnsi"/>
                <w:sz w:val="22"/>
                <w:szCs w:val="22"/>
              </w:rPr>
              <w:t>&lt;24039614&gt;&lt;</w:t>
            </w:r>
            <w:r w:rsidR="00D629DB">
              <w:rPr>
                <w:rFonts w:asciiTheme="minorHAnsi" w:hAnsiTheme="minorHAnsi" w:cstheme="minorHAnsi"/>
                <w:sz w:val="22"/>
                <w:szCs w:val="22"/>
              </w:rPr>
              <w:t>Huan</w:t>
            </w:r>
            <w:r w:rsidR="0095048F">
              <w:rPr>
                <w:rFonts w:asciiTheme="minorHAnsi" w:hAnsiTheme="minorHAnsi" w:cstheme="minorHAnsi"/>
                <w:sz w:val="22"/>
                <w:szCs w:val="22"/>
              </w:rPr>
              <w:t>g Yule</w:t>
            </w:r>
            <w:r>
              <w:rPr>
                <w:rFonts w:asciiTheme="minorHAnsi" w:hAnsiTheme="minorHAnsi" w:cstheme="minorHAnsi"/>
                <w:sz w:val="22"/>
                <w:szCs w:val="22"/>
              </w:rPr>
              <w:t>&gt;</w:t>
            </w:r>
            <w:r w:rsidR="00DF0A47">
              <w:rPr>
                <w:rFonts w:asciiTheme="minorHAnsi" w:hAnsiTheme="minorHAnsi" w:cstheme="minorHAnsi"/>
                <w:sz w:val="22"/>
                <w:szCs w:val="22"/>
              </w:rPr>
              <w:t>&lt;student role&gt;</w:t>
            </w:r>
          </w:p>
          <w:p w14:paraId="2DF134C3" w14:textId="0BD61886" w:rsidR="00A130C2" w:rsidRDefault="09BC3B75" w:rsidP="09BC3B75">
            <w:pPr>
              <w:pStyle w:val="NoSpacing"/>
              <w:numPr>
                <w:ilvl w:val="0"/>
                <w:numId w:val="10"/>
              </w:numPr>
              <w:rPr>
                <w:rFonts w:asciiTheme="minorHAnsi" w:hAnsiTheme="minorHAnsi" w:cstheme="minorBidi"/>
                <w:sz w:val="22"/>
                <w:szCs w:val="22"/>
              </w:rPr>
            </w:pPr>
            <w:r w:rsidRPr="09BC3B75">
              <w:rPr>
                <w:rFonts w:asciiTheme="minorHAnsi" w:hAnsiTheme="minorHAnsi" w:cstheme="minorBidi"/>
                <w:sz w:val="22"/>
                <w:szCs w:val="22"/>
              </w:rPr>
              <w:t>&lt;2404360&gt; &lt;Justin Wong&gt; &lt;Member&gt;</w:t>
            </w:r>
          </w:p>
          <w:p w14:paraId="1C155ACA" w14:textId="623F1D23" w:rsidR="00A130C2" w:rsidRPr="00A130C2" w:rsidRDefault="6D21762B" w:rsidP="00976301">
            <w:pPr>
              <w:pStyle w:val="NoSpacing"/>
              <w:numPr>
                <w:ilvl w:val="0"/>
                <w:numId w:val="10"/>
              </w:numPr>
              <w:rPr>
                <w:rFonts w:asciiTheme="minorHAnsi" w:hAnsiTheme="minorHAnsi" w:cstheme="minorBidi"/>
                <w:sz w:val="22"/>
                <w:szCs w:val="22"/>
              </w:rPr>
            </w:pPr>
            <w:r w:rsidRPr="408660E4">
              <w:rPr>
                <w:rFonts w:asciiTheme="minorHAnsi" w:hAnsiTheme="minorHAnsi" w:cstheme="minorBidi"/>
                <w:sz w:val="22"/>
                <w:szCs w:val="22"/>
              </w:rPr>
              <w:t>&lt;24003425</w:t>
            </w:r>
            <w:r w:rsidRPr="4F475A18">
              <w:rPr>
                <w:rFonts w:asciiTheme="minorHAnsi" w:hAnsiTheme="minorHAnsi" w:cstheme="minorBidi"/>
                <w:sz w:val="22"/>
                <w:szCs w:val="22"/>
              </w:rPr>
              <w:t xml:space="preserve">&gt;&lt;Kang </w:t>
            </w:r>
            <w:r w:rsidRPr="092AAA07">
              <w:rPr>
                <w:rFonts w:asciiTheme="minorHAnsi" w:hAnsiTheme="minorHAnsi" w:cstheme="minorBidi"/>
                <w:sz w:val="22"/>
                <w:szCs w:val="22"/>
              </w:rPr>
              <w:t xml:space="preserve">Wei </w:t>
            </w:r>
            <w:r w:rsidRPr="2444AAE9">
              <w:rPr>
                <w:rFonts w:asciiTheme="minorHAnsi" w:hAnsiTheme="minorHAnsi" w:cstheme="minorBidi"/>
                <w:sz w:val="22"/>
                <w:szCs w:val="22"/>
              </w:rPr>
              <w:t>Jie</w:t>
            </w:r>
            <w:r w:rsidRPr="5CCB4E8D">
              <w:rPr>
                <w:rFonts w:asciiTheme="minorHAnsi" w:hAnsiTheme="minorHAnsi" w:cstheme="minorBidi"/>
                <w:sz w:val="22"/>
                <w:szCs w:val="22"/>
              </w:rPr>
              <w:t>&gt;&lt;</w:t>
            </w:r>
            <w:r w:rsidRPr="77305CB0">
              <w:rPr>
                <w:rFonts w:asciiTheme="minorHAnsi" w:hAnsiTheme="minorHAnsi" w:cstheme="minorBidi"/>
                <w:sz w:val="22"/>
                <w:szCs w:val="22"/>
              </w:rPr>
              <w:t>student</w:t>
            </w:r>
            <w:r w:rsidRPr="2E25CB43">
              <w:rPr>
                <w:rFonts w:asciiTheme="minorHAnsi" w:hAnsiTheme="minorHAnsi" w:cstheme="minorBidi"/>
                <w:sz w:val="22"/>
                <w:szCs w:val="22"/>
              </w:rPr>
              <w:t xml:space="preserve"> role&gt;</w:t>
            </w:r>
          </w:p>
          <w:p w14:paraId="2CF72FA7" w14:textId="77777777" w:rsidR="00A52272" w:rsidRDefault="00A52272" w:rsidP="0094753B">
            <w:pPr>
              <w:pStyle w:val="NoSpacing"/>
              <w:rPr>
                <w:rFonts w:asciiTheme="minorHAnsi" w:hAnsiTheme="minorHAnsi" w:cstheme="minorHAnsi"/>
                <w:sz w:val="22"/>
                <w:szCs w:val="22"/>
              </w:rPr>
            </w:pPr>
          </w:p>
          <w:p w14:paraId="6FA5450A" w14:textId="77777777" w:rsidR="00A52272" w:rsidRDefault="00A52272" w:rsidP="0094753B">
            <w:pPr>
              <w:pStyle w:val="NoSpacing"/>
              <w:rPr>
                <w:rFonts w:asciiTheme="minorHAnsi" w:hAnsiTheme="minorHAnsi" w:cstheme="minorHAnsi"/>
                <w:sz w:val="22"/>
                <w:szCs w:val="22"/>
              </w:rPr>
            </w:pPr>
          </w:p>
          <w:p w14:paraId="3CE5802A" w14:textId="77777777" w:rsidR="00A52272" w:rsidRDefault="00A52272" w:rsidP="0094753B">
            <w:pPr>
              <w:pStyle w:val="NoSpacing"/>
              <w:rPr>
                <w:rFonts w:asciiTheme="minorHAnsi" w:hAnsiTheme="minorHAnsi" w:cstheme="minorHAnsi"/>
                <w:sz w:val="22"/>
                <w:szCs w:val="22"/>
              </w:rPr>
            </w:pPr>
          </w:p>
          <w:p w14:paraId="0676F5CE" w14:textId="77777777" w:rsidR="00A52272" w:rsidRDefault="00A52272" w:rsidP="0094753B">
            <w:pPr>
              <w:pStyle w:val="NoSpacing"/>
              <w:rPr>
                <w:rFonts w:asciiTheme="minorHAnsi" w:hAnsiTheme="minorHAnsi" w:cstheme="minorHAnsi"/>
                <w:sz w:val="22"/>
                <w:szCs w:val="22"/>
              </w:rPr>
            </w:pPr>
          </w:p>
          <w:p w14:paraId="20CC6DA9" w14:textId="77777777" w:rsidR="00A52272" w:rsidRDefault="00A52272" w:rsidP="0094753B">
            <w:pPr>
              <w:pStyle w:val="NoSpacing"/>
              <w:rPr>
                <w:rFonts w:asciiTheme="minorHAnsi" w:hAnsiTheme="minorHAnsi" w:cstheme="minorHAnsi"/>
                <w:sz w:val="22"/>
                <w:szCs w:val="22"/>
              </w:rPr>
            </w:pPr>
          </w:p>
          <w:p w14:paraId="21D0A6A7" w14:textId="77777777" w:rsidR="00A52272" w:rsidRDefault="00A52272" w:rsidP="0094753B">
            <w:pPr>
              <w:pStyle w:val="NoSpacing"/>
              <w:rPr>
                <w:rFonts w:asciiTheme="minorHAnsi" w:hAnsiTheme="minorHAnsi" w:cstheme="minorHAnsi"/>
                <w:sz w:val="22"/>
                <w:szCs w:val="22"/>
              </w:rPr>
            </w:pPr>
          </w:p>
          <w:p w14:paraId="064CBC61" w14:textId="77777777" w:rsidR="00A52272" w:rsidRDefault="00A52272" w:rsidP="0094753B">
            <w:pPr>
              <w:pStyle w:val="NoSpacing"/>
              <w:rPr>
                <w:rFonts w:asciiTheme="minorHAnsi" w:hAnsiTheme="minorHAnsi" w:cstheme="minorHAnsi"/>
                <w:sz w:val="22"/>
                <w:szCs w:val="22"/>
              </w:rPr>
            </w:pPr>
          </w:p>
          <w:p w14:paraId="67105568" w14:textId="77777777" w:rsidR="00A52272" w:rsidRPr="000E554D" w:rsidRDefault="00A52272" w:rsidP="0094753B">
            <w:pPr>
              <w:pStyle w:val="NoSpacing"/>
              <w:rPr>
                <w:rFonts w:asciiTheme="minorHAnsi" w:hAnsiTheme="minorHAnsi" w:cstheme="minorHAnsi"/>
                <w:sz w:val="22"/>
                <w:szCs w:val="22"/>
              </w:rPr>
            </w:pPr>
          </w:p>
        </w:tc>
      </w:tr>
      <w:tr w:rsidR="00A52272" w:rsidRPr="000E554D" w14:paraId="6DF6B754" w14:textId="77777777" w:rsidTr="09BC3B75">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2CB150E7" w14:textId="7AA389D7" w:rsidR="00345DEF" w:rsidRPr="000E554D" w:rsidRDefault="00345DEF" w:rsidP="0094753B">
            <w:pPr>
              <w:pStyle w:val="NoSpacing"/>
              <w:rPr>
                <w:rFonts w:asciiTheme="minorHAnsi" w:hAnsiTheme="minorHAnsi" w:cstheme="minorBidi"/>
                <w:sz w:val="22"/>
                <w:szCs w:val="22"/>
              </w:rPr>
            </w:pPr>
          </w:p>
          <w:p w14:paraId="277927C0" w14:textId="2969AE03" w:rsidR="00AB1FDA" w:rsidRPr="000E554D" w:rsidRDefault="45A10C86" w:rsidP="0094753B">
            <w:pPr>
              <w:pStyle w:val="NoSpacing"/>
              <w:rPr>
                <w:rFonts w:asciiTheme="minorHAnsi" w:hAnsiTheme="minorHAnsi" w:cstheme="minorBidi"/>
                <w:sz w:val="22"/>
                <w:szCs w:val="22"/>
              </w:rPr>
            </w:pPr>
            <w:r w:rsidRPr="48ACA962">
              <w:rPr>
                <w:rFonts w:asciiTheme="minorHAnsi" w:hAnsiTheme="minorHAnsi" w:cstheme="minorBidi"/>
                <w:sz w:val="22"/>
                <w:szCs w:val="22"/>
              </w:rPr>
              <w:t>E63C</w:t>
            </w:r>
          </w:p>
        </w:tc>
      </w:tr>
    </w:tbl>
    <w:p w14:paraId="1B5DD3A4" w14:textId="6FF01BC2" w:rsidR="00AB1FDA" w:rsidRDefault="00AB1FDA" w:rsidP="00345DEF">
      <w:pPr>
        <w:pStyle w:val="WSHeadings"/>
        <w:spacing w:before="0"/>
        <w:rPr>
          <w:rFonts w:asciiTheme="minorHAnsi" w:hAnsiTheme="minorHAnsi"/>
          <w:color w:val="000000" w:themeColor="text1"/>
          <w:sz w:val="22"/>
          <w:szCs w:val="22"/>
        </w:rPr>
      </w:pPr>
    </w:p>
    <w:p w14:paraId="6965D9F6" w14:textId="77777777" w:rsidR="00AB1FDA" w:rsidRDefault="00AB1FDA">
      <w:pPr>
        <w:spacing w:after="160" w:line="259" w:lineRule="auto"/>
        <w:rPr>
          <w:rFonts w:asciiTheme="minorHAnsi" w:eastAsiaTheme="majorEastAsia" w:hAnsiTheme="minorHAnsi" w:cstheme="minorHAnsi"/>
          <w:b/>
          <w:color w:val="000000" w:themeColor="text1"/>
          <w:sz w:val="22"/>
          <w:szCs w:val="22"/>
          <w:lang w:val="en-US"/>
        </w:rPr>
      </w:pPr>
      <w:r>
        <w:rPr>
          <w:rFonts w:asciiTheme="minorHAnsi" w:hAnsiTheme="minorHAnsi"/>
          <w:color w:val="000000" w:themeColor="text1"/>
          <w:sz w:val="22"/>
          <w:szCs w:val="22"/>
        </w:rPr>
        <w:br w:type="page"/>
      </w:r>
    </w:p>
    <w:sdt>
      <w:sdtPr>
        <w:rPr>
          <w:rFonts w:asciiTheme="minorHAnsi" w:eastAsia="SimSun" w:hAnsiTheme="minorHAnsi" w:cstheme="minorBidi"/>
          <w:color w:val="auto"/>
          <w:sz w:val="24"/>
          <w:szCs w:val="24"/>
          <w:lang w:val="en-GB" w:eastAsia="zh-CN"/>
        </w:rPr>
        <w:id w:val="605393281"/>
        <w:docPartObj>
          <w:docPartGallery w:val="Table of Contents"/>
          <w:docPartUnique/>
        </w:docPartObj>
      </w:sdtPr>
      <w:sdtEndPr>
        <w:rPr>
          <w:b/>
          <w:bCs/>
        </w:rPr>
      </w:sdtEndPr>
      <w:sdtContent>
        <w:p w14:paraId="3EA99D1D" w14:textId="49105147"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7A507FCC" w14:textId="214CD61A" w:rsidR="00AB1FDA" w:rsidRPr="00DA6CCF" w:rsidRDefault="000F479A">
          <w:pPr>
            <w:pStyle w:val="TOC1"/>
            <w:tabs>
              <w:tab w:val="right" w:leader="dot" w:pos="9016"/>
            </w:tabs>
            <w:rPr>
              <w:rFonts w:asciiTheme="minorHAnsi" w:eastAsiaTheme="minorEastAsia" w:hAnsiTheme="minorHAnsi" w:cstheme="minorHAnsi"/>
              <w:noProof/>
              <w:kern w:val="2"/>
              <w:lang w:val="en-SG" w:eastAsia="en-SG"/>
              <w14:ligatures w14:val="standardContextual"/>
            </w:rPr>
          </w:pPr>
          <w:r w:rsidRPr="00DA6CCF">
            <w:rPr>
              <w:rFonts w:asciiTheme="minorHAnsi" w:hAnsiTheme="minorHAnsi" w:cstheme="minorHAnsi"/>
            </w:rPr>
            <w:fldChar w:fldCharType="begin"/>
          </w:r>
          <w:r w:rsidRPr="00DA6CCF">
            <w:rPr>
              <w:rFonts w:asciiTheme="minorHAnsi" w:hAnsiTheme="minorHAnsi" w:cstheme="minorHAnsi"/>
            </w:rPr>
            <w:instrText xml:space="preserve"> TOC \o "1-3" \h \z \u </w:instrText>
          </w:r>
          <w:r w:rsidRPr="00DA6CCF">
            <w:rPr>
              <w:rFonts w:asciiTheme="minorHAnsi" w:hAnsiTheme="minorHAnsi" w:cstheme="minorHAnsi"/>
            </w:rPr>
            <w:fldChar w:fldCharType="separate"/>
          </w:r>
          <w:hyperlink w:anchor="_Toc211958875" w:history="1">
            <w:r w:rsidR="00AB1FDA" w:rsidRPr="00DA6CCF">
              <w:rPr>
                <w:rStyle w:val="Hyperlink"/>
                <w:rFonts w:asciiTheme="minorHAnsi" w:hAnsiTheme="minorHAnsi" w:cstheme="minorHAnsi"/>
                <w:noProof/>
              </w:rPr>
              <w:t>Project Overview</w:t>
            </w:r>
            <w:r w:rsidR="00AB1FDA" w:rsidRPr="00DA6CCF">
              <w:rPr>
                <w:rFonts w:asciiTheme="minorHAnsi" w:hAnsiTheme="minorHAnsi" w:cstheme="minorHAnsi"/>
                <w:noProof/>
                <w:webHidden/>
              </w:rPr>
              <w:tab/>
            </w:r>
            <w:r w:rsidR="00AB1FDA" w:rsidRPr="00DA6CCF">
              <w:rPr>
                <w:rFonts w:asciiTheme="minorHAnsi" w:hAnsiTheme="minorHAnsi" w:cstheme="minorHAnsi"/>
                <w:noProof/>
                <w:webHidden/>
              </w:rPr>
              <w:fldChar w:fldCharType="begin"/>
            </w:r>
            <w:r w:rsidR="00AB1FDA" w:rsidRPr="00DA6CCF">
              <w:rPr>
                <w:rFonts w:asciiTheme="minorHAnsi" w:hAnsiTheme="minorHAnsi" w:cstheme="minorHAnsi"/>
                <w:noProof/>
                <w:webHidden/>
              </w:rPr>
              <w:instrText xml:space="preserve"> PAGEREF _Toc211958875 \h </w:instrText>
            </w:r>
            <w:r w:rsidR="00AB1FDA" w:rsidRPr="00DA6CCF">
              <w:rPr>
                <w:rFonts w:asciiTheme="minorHAnsi" w:hAnsiTheme="minorHAnsi" w:cstheme="minorHAnsi"/>
                <w:noProof/>
                <w:webHidden/>
              </w:rPr>
            </w:r>
            <w:r w:rsidR="00AB1FDA" w:rsidRPr="00DA6CCF">
              <w:rPr>
                <w:rFonts w:asciiTheme="minorHAnsi" w:hAnsiTheme="minorHAnsi" w:cstheme="minorHAnsi"/>
                <w:noProof/>
                <w:webHidden/>
              </w:rPr>
              <w:fldChar w:fldCharType="separate"/>
            </w:r>
            <w:r w:rsidR="00B36BAD">
              <w:rPr>
                <w:rFonts w:asciiTheme="minorHAnsi" w:hAnsiTheme="minorHAnsi" w:cstheme="minorHAnsi"/>
                <w:noProof/>
                <w:webHidden/>
              </w:rPr>
              <w:t>3</w:t>
            </w:r>
            <w:r w:rsidR="00AB1FDA" w:rsidRPr="00DA6CCF">
              <w:rPr>
                <w:rFonts w:asciiTheme="minorHAnsi" w:hAnsiTheme="minorHAnsi" w:cstheme="minorHAnsi"/>
                <w:noProof/>
                <w:webHidden/>
              </w:rPr>
              <w:fldChar w:fldCharType="end"/>
            </w:r>
          </w:hyperlink>
        </w:p>
        <w:p w14:paraId="7D43AC04" w14:textId="369CA439" w:rsidR="00AB1FDA" w:rsidRPr="00DA6CCF" w:rsidRDefault="00AB1FDA">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1958876" w:history="1">
            <w:r w:rsidRPr="00DA6CCF">
              <w:rPr>
                <w:rStyle w:val="Hyperlink"/>
                <w:rFonts w:asciiTheme="minorHAnsi" w:hAnsiTheme="minorHAnsi" w:cstheme="minorHAnsi"/>
                <w:noProof/>
              </w:rPr>
              <w:t>System Design</w:t>
            </w:r>
            <w:r w:rsidRPr="00DA6CCF">
              <w:rPr>
                <w:rFonts w:asciiTheme="minorHAnsi" w:hAnsiTheme="minorHAnsi" w:cstheme="minorHAnsi"/>
                <w:noProof/>
                <w:webHidden/>
              </w:rPr>
              <w:tab/>
            </w:r>
            <w:r w:rsidRPr="00DA6CCF">
              <w:rPr>
                <w:rFonts w:asciiTheme="minorHAnsi" w:hAnsiTheme="minorHAnsi" w:cstheme="minorHAnsi"/>
                <w:noProof/>
                <w:webHidden/>
              </w:rPr>
              <w:fldChar w:fldCharType="begin"/>
            </w:r>
            <w:r w:rsidRPr="00DA6CCF">
              <w:rPr>
                <w:rFonts w:asciiTheme="minorHAnsi" w:hAnsiTheme="minorHAnsi" w:cstheme="minorHAnsi"/>
                <w:noProof/>
                <w:webHidden/>
              </w:rPr>
              <w:instrText xml:space="preserve"> PAGEREF _Toc211958876 \h </w:instrText>
            </w:r>
            <w:r w:rsidRPr="00DA6CCF">
              <w:rPr>
                <w:rFonts w:asciiTheme="minorHAnsi" w:hAnsiTheme="minorHAnsi" w:cstheme="minorHAnsi"/>
                <w:noProof/>
                <w:webHidden/>
              </w:rPr>
            </w:r>
            <w:r w:rsidRPr="00DA6CCF">
              <w:rPr>
                <w:rFonts w:asciiTheme="minorHAnsi" w:hAnsiTheme="minorHAnsi" w:cstheme="minorHAnsi"/>
                <w:noProof/>
                <w:webHidden/>
              </w:rPr>
              <w:fldChar w:fldCharType="separate"/>
            </w:r>
            <w:r w:rsidR="00B36BAD">
              <w:rPr>
                <w:rFonts w:asciiTheme="minorHAnsi" w:hAnsiTheme="minorHAnsi" w:cstheme="minorHAnsi"/>
                <w:noProof/>
                <w:webHidden/>
              </w:rPr>
              <w:t>4</w:t>
            </w:r>
            <w:r w:rsidRPr="00DA6CCF">
              <w:rPr>
                <w:rFonts w:asciiTheme="minorHAnsi" w:hAnsiTheme="minorHAnsi" w:cstheme="minorHAnsi"/>
                <w:noProof/>
                <w:webHidden/>
              </w:rPr>
              <w:fldChar w:fldCharType="end"/>
            </w:r>
          </w:hyperlink>
        </w:p>
        <w:p w14:paraId="282B1FD9" w14:textId="244AA7AF" w:rsidR="00AB1FDA" w:rsidRPr="00DA6CCF" w:rsidRDefault="00AB1FDA">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1958877" w:history="1">
            <w:r w:rsidRPr="00DA6CCF">
              <w:rPr>
                <w:rStyle w:val="Hyperlink"/>
                <w:rFonts w:asciiTheme="minorHAnsi" w:hAnsiTheme="minorHAnsi" w:cstheme="minorHAnsi"/>
                <w:noProof/>
              </w:rPr>
              <w:t>Use Case Diagram</w:t>
            </w:r>
            <w:r w:rsidRPr="00DA6CCF">
              <w:rPr>
                <w:rFonts w:asciiTheme="minorHAnsi" w:hAnsiTheme="minorHAnsi" w:cstheme="minorHAnsi"/>
                <w:noProof/>
                <w:webHidden/>
              </w:rPr>
              <w:tab/>
            </w:r>
            <w:r w:rsidRPr="00DA6CCF">
              <w:rPr>
                <w:rFonts w:asciiTheme="minorHAnsi" w:hAnsiTheme="minorHAnsi" w:cstheme="minorHAnsi"/>
                <w:noProof/>
                <w:webHidden/>
              </w:rPr>
              <w:fldChar w:fldCharType="begin"/>
            </w:r>
            <w:r w:rsidRPr="00DA6CCF">
              <w:rPr>
                <w:rFonts w:asciiTheme="minorHAnsi" w:hAnsiTheme="minorHAnsi" w:cstheme="minorHAnsi"/>
                <w:noProof/>
                <w:webHidden/>
              </w:rPr>
              <w:instrText xml:space="preserve"> PAGEREF _Toc211958877 \h </w:instrText>
            </w:r>
            <w:r w:rsidRPr="00DA6CCF">
              <w:rPr>
                <w:rFonts w:asciiTheme="minorHAnsi" w:hAnsiTheme="minorHAnsi" w:cstheme="minorHAnsi"/>
                <w:noProof/>
                <w:webHidden/>
              </w:rPr>
            </w:r>
            <w:r w:rsidRPr="00DA6CCF">
              <w:rPr>
                <w:rFonts w:asciiTheme="minorHAnsi" w:hAnsiTheme="minorHAnsi" w:cstheme="minorHAnsi"/>
                <w:noProof/>
                <w:webHidden/>
              </w:rPr>
              <w:fldChar w:fldCharType="separate"/>
            </w:r>
            <w:r w:rsidR="00B36BAD">
              <w:rPr>
                <w:rFonts w:asciiTheme="minorHAnsi" w:hAnsiTheme="minorHAnsi" w:cstheme="minorHAnsi"/>
                <w:noProof/>
                <w:webHidden/>
              </w:rPr>
              <w:t>4</w:t>
            </w:r>
            <w:r w:rsidRPr="00DA6CCF">
              <w:rPr>
                <w:rFonts w:asciiTheme="minorHAnsi" w:hAnsiTheme="minorHAnsi" w:cstheme="minorHAnsi"/>
                <w:noProof/>
                <w:webHidden/>
              </w:rPr>
              <w:fldChar w:fldCharType="end"/>
            </w:r>
          </w:hyperlink>
        </w:p>
        <w:p w14:paraId="19718E31" w14:textId="4BB00BA7" w:rsidR="00AB1FDA" w:rsidRPr="00DA6CCF" w:rsidRDefault="00AB1FDA">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1958878" w:history="1">
            <w:r w:rsidRPr="00DA6CCF">
              <w:rPr>
                <w:rStyle w:val="Hyperlink"/>
                <w:rFonts w:asciiTheme="minorHAnsi" w:hAnsiTheme="minorHAnsi" w:cstheme="minorHAnsi"/>
                <w:noProof/>
              </w:rPr>
              <w:t>Prototype</w:t>
            </w:r>
            <w:r w:rsidRPr="00DA6CCF">
              <w:rPr>
                <w:rFonts w:asciiTheme="minorHAnsi" w:hAnsiTheme="minorHAnsi" w:cstheme="minorHAnsi"/>
                <w:noProof/>
                <w:webHidden/>
              </w:rPr>
              <w:tab/>
            </w:r>
            <w:r w:rsidRPr="00DA6CCF">
              <w:rPr>
                <w:rFonts w:asciiTheme="minorHAnsi" w:hAnsiTheme="minorHAnsi" w:cstheme="minorHAnsi"/>
                <w:noProof/>
                <w:webHidden/>
              </w:rPr>
              <w:fldChar w:fldCharType="begin"/>
            </w:r>
            <w:r w:rsidRPr="00DA6CCF">
              <w:rPr>
                <w:rFonts w:asciiTheme="minorHAnsi" w:hAnsiTheme="minorHAnsi" w:cstheme="minorHAnsi"/>
                <w:noProof/>
                <w:webHidden/>
              </w:rPr>
              <w:instrText xml:space="preserve"> PAGEREF _Toc211958878 \h </w:instrText>
            </w:r>
            <w:r w:rsidRPr="00DA6CCF">
              <w:rPr>
                <w:rFonts w:asciiTheme="minorHAnsi" w:hAnsiTheme="minorHAnsi" w:cstheme="minorHAnsi"/>
                <w:noProof/>
                <w:webHidden/>
              </w:rPr>
            </w:r>
            <w:r w:rsidRPr="00DA6CCF">
              <w:rPr>
                <w:rFonts w:asciiTheme="minorHAnsi" w:hAnsiTheme="minorHAnsi" w:cstheme="minorHAnsi"/>
                <w:noProof/>
                <w:webHidden/>
              </w:rPr>
              <w:fldChar w:fldCharType="separate"/>
            </w:r>
            <w:r w:rsidR="00B36BAD">
              <w:rPr>
                <w:rFonts w:asciiTheme="minorHAnsi" w:hAnsiTheme="minorHAnsi" w:cstheme="minorHAnsi"/>
                <w:noProof/>
                <w:webHidden/>
              </w:rPr>
              <w:t>4</w:t>
            </w:r>
            <w:r w:rsidRPr="00DA6CCF">
              <w:rPr>
                <w:rFonts w:asciiTheme="minorHAnsi" w:hAnsiTheme="minorHAnsi" w:cstheme="minorHAnsi"/>
                <w:noProof/>
                <w:webHidden/>
              </w:rPr>
              <w:fldChar w:fldCharType="end"/>
            </w:r>
          </w:hyperlink>
        </w:p>
        <w:p w14:paraId="3468B6C8" w14:textId="4693FC8D" w:rsidR="00AB1FDA" w:rsidRPr="00DA6CCF" w:rsidRDefault="00AB1FDA">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1958879" w:history="1">
            <w:r w:rsidRPr="00DA6CCF">
              <w:rPr>
                <w:rStyle w:val="Hyperlink"/>
                <w:rFonts w:asciiTheme="minorHAnsi" w:hAnsiTheme="minorHAnsi" w:cstheme="minorHAnsi"/>
                <w:noProof/>
              </w:rPr>
              <w:t>Entity Relationship Diagram</w:t>
            </w:r>
            <w:r w:rsidRPr="00DA6CCF">
              <w:rPr>
                <w:rFonts w:asciiTheme="minorHAnsi" w:hAnsiTheme="minorHAnsi" w:cstheme="minorHAnsi"/>
                <w:noProof/>
                <w:webHidden/>
              </w:rPr>
              <w:tab/>
            </w:r>
            <w:r w:rsidRPr="00DA6CCF">
              <w:rPr>
                <w:rFonts w:asciiTheme="minorHAnsi" w:hAnsiTheme="minorHAnsi" w:cstheme="minorHAnsi"/>
                <w:noProof/>
                <w:webHidden/>
              </w:rPr>
              <w:fldChar w:fldCharType="begin"/>
            </w:r>
            <w:r w:rsidRPr="00DA6CCF">
              <w:rPr>
                <w:rFonts w:asciiTheme="minorHAnsi" w:hAnsiTheme="minorHAnsi" w:cstheme="minorHAnsi"/>
                <w:noProof/>
                <w:webHidden/>
              </w:rPr>
              <w:instrText xml:space="preserve"> PAGEREF _Toc211958879 \h </w:instrText>
            </w:r>
            <w:r w:rsidRPr="00DA6CCF">
              <w:rPr>
                <w:rFonts w:asciiTheme="minorHAnsi" w:hAnsiTheme="minorHAnsi" w:cstheme="minorHAnsi"/>
                <w:noProof/>
                <w:webHidden/>
              </w:rPr>
            </w:r>
            <w:r w:rsidRPr="00DA6CCF">
              <w:rPr>
                <w:rFonts w:asciiTheme="minorHAnsi" w:hAnsiTheme="minorHAnsi" w:cstheme="minorHAnsi"/>
                <w:noProof/>
                <w:webHidden/>
              </w:rPr>
              <w:fldChar w:fldCharType="separate"/>
            </w:r>
            <w:r w:rsidR="00B36BAD">
              <w:rPr>
                <w:rFonts w:asciiTheme="minorHAnsi" w:hAnsiTheme="minorHAnsi" w:cstheme="minorHAnsi"/>
                <w:noProof/>
                <w:webHidden/>
              </w:rPr>
              <w:t>4</w:t>
            </w:r>
            <w:r w:rsidRPr="00DA6CCF">
              <w:rPr>
                <w:rFonts w:asciiTheme="minorHAnsi" w:hAnsiTheme="minorHAnsi" w:cstheme="minorHAnsi"/>
                <w:noProof/>
                <w:webHidden/>
              </w:rPr>
              <w:fldChar w:fldCharType="end"/>
            </w:r>
          </w:hyperlink>
        </w:p>
        <w:p w14:paraId="3038ED59" w14:textId="78FCB31D" w:rsidR="00AB1FDA" w:rsidRPr="00DA6CCF" w:rsidRDefault="00AB1FDA">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1958880" w:history="1">
            <w:r w:rsidRPr="00DA6CCF">
              <w:rPr>
                <w:rStyle w:val="Hyperlink"/>
                <w:rFonts w:asciiTheme="minorHAnsi" w:hAnsiTheme="minorHAnsi" w:cstheme="minorHAnsi"/>
                <w:noProof/>
              </w:rPr>
              <w:t>Functional Requirements</w:t>
            </w:r>
            <w:r w:rsidRPr="00DA6CCF">
              <w:rPr>
                <w:rFonts w:asciiTheme="minorHAnsi" w:hAnsiTheme="minorHAnsi" w:cstheme="minorHAnsi"/>
                <w:noProof/>
                <w:webHidden/>
              </w:rPr>
              <w:tab/>
            </w:r>
            <w:r w:rsidRPr="00DA6CCF">
              <w:rPr>
                <w:rFonts w:asciiTheme="minorHAnsi" w:hAnsiTheme="minorHAnsi" w:cstheme="minorHAnsi"/>
                <w:noProof/>
                <w:webHidden/>
              </w:rPr>
              <w:fldChar w:fldCharType="begin"/>
            </w:r>
            <w:r w:rsidRPr="00DA6CCF">
              <w:rPr>
                <w:rFonts w:asciiTheme="minorHAnsi" w:hAnsiTheme="minorHAnsi" w:cstheme="minorHAnsi"/>
                <w:noProof/>
                <w:webHidden/>
              </w:rPr>
              <w:instrText xml:space="preserve"> PAGEREF _Toc211958880 \h </w:instrText>
            </w:r>
            <w:r w:rsidRPr="00DA6CCF">
              <w:rPr>
                <w:rFonts w:asciiTheme="minorHAnsi" w:hAnsiTheme="minorHAnsi" w:cstheme="minorHAnsi"/>
                <w:noProof/>
                <w:webHidden/>
              </w:rPr>
            </w:r>
            <w:r w:rsidRPr="00DA6CCF">
              <w:rPr>
                <w:rFonts w:asciiTheme="minorHAnsi" w:hAnsiTheme="minorHAnsi" w:cstheme="minorHAnsi"/>
                <w:noProof/>
                <w:webHidden/>
              </w:rPr>
              <w:fldChar w:fldCharType="separate"/>
            </w:r>
            <w:r w:rsidR="00B36BAD">
              <w:rPr>
                <w:rFonts w:asciiTheme="minorHAnsi" w:hAnsiTheme="minorHAnsi" w:cstheme="minorHAnsi"/>
                <w:noProof/>
                <w:webHidden/>
              </w:rPr>
              <w:t>5</w:t>
            </w:r>
            <w:r w:rsidRPr="00DA6CCF">
              <w:rPr>
                <w:rFonts w:asciiTheme="minorHAnsi" w:hAnsiTheme="minorHAnsi" w:cstheme="minorHAnsi"/>
                <w:noProof/>
                <w:webHidden/>
              </w:rPr>
              <w:fldChar w:fldCharType="end"/>
            </w:r>
          </w:hyperlink>
        </w:p>
        <w:p w14:paraId="12F64F3E" w14:textId="734D6761" w:rsidR="00AB1FDA" w:rsidRPr="00DA6CCF" w:rsidRDefault="00AB1FDA">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1958881" w:history="1">
            <w:r w:rsidRPr="00DA6CCF">
              <w:rPr>
                <w:rStyle w:val="Hyperlink"/>
                <w:rFonts w:asciiTheme="minorHAnsi" w:hAnsiTheme="minorHAnsi" w:cstheme="minorHAnsi"/>
                <w:noProof/>
              </w:rPr>
              <w:t>Project Schedule, Milestones, and Work Allocation</w:t>
            </w:r>
            <w:r w:rsidRPr="00DA6CCF">
              <w:rPr>
                <w:rFonts w:asciiTheme="minorHAnsi" w:hAnsiTheme="minorHAnsi" w:cstheme="minorHAnsi"/>
                <w:noProof/>
                <w:webHidden/>
              </w:rPr>
              <w:tab/>
            </w:r>
            <w:r w:rsidRPr="00DA6CCF">
              <w:rPr>
                <w:rFonts w:asciiTheme="minorHAnsi" w:hAnsiTheme="minorHAnsi" w:cstheme="minorHAnsi"/>
                <w:noProof/>
                <w:webHidden/>
              </w:rPr>
              <w:fldChar w:fldCharType="begin"/>
            </w:r>
            <w:r w:rsidRPr="00DA6CCF">
              <w:rPr>
                <w:rFonts w:asciiTheme="minorHAnsi" w:hAnsiTheme="minorHAnsi" w:cstheme="minorHAnsi"/>
                <w:noProof/>
                <w:webHidden/>
              </w:rPr>
              <w:instrText xml:space="preserve"> PAGEREF _Toc211958881 \h </w:instrText>
            </w:r>
            <w:r w:rsidRPr="00DA6CCF">
              <w:rPr>
                <w:rFonts w:asciiTheme="minorHAnsi" w:hAnsiTheme="minorHAnsi" w:cstheme="minorHAnsi"/>
                <w:noProof/>
                <w:webHidden/>
              </w:rPr>
            </w:r>
            <w:r w:rsidRPr="00DA6CCF">
              <w:rPr>
                <w:rFonts w:asciiTheme="minorHAnsi" w:hAnsiTheme="minorHAnsi" w:cstheme="minorHAnsi"/>
                <w:noProof/>
                <w:webHidden/>
              </w:rPr>
              <w:fldChar w:fldCharType="separate"/>
            </w:r>
            <w:r w:rsidR="00B36BAD">
              <w:rPr>
                <w:rFonts w:asciiTheme="minorHAnsi" w:hAnsiTheme="minorHAnsi" w:cstheme="minorHAnsi"/>
                <w:noProof/>
                <w:webHidden/>
              </w:rPr>
              <w:t>6</w:t>
            </w:r>
            <w:r w:rsidRPr="00DA6CCF">
              <w:rPr>
                <w:rFonts w:asciiTheme="minorHAnsi" w:hAnsiTheme="minorHAnsi" w:cstheme="minorHAnsi"/>
                <w:noProof/>
                <w:webHidden/>
              </w:rPr>
              <w:fldChar w:fldCharType="end"/>
            </w:r>
          </w:hyperlink>
        </w:p>
        <w:p w14:paraId="0E4AC42F" w14:textId="0E6CF7BB" w:rsidR="00AB1FDA" w:rsidRPr="00DA6CCF" w:rsidRDefault="00AB1FDA">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1958882" w:history="1">
            <w:r w:rsidRPr="00DA6CCF">
              <w:rPr>
                <w:rStyle w:val="Hyperlink"/>
                <w:rFonts w:asciiTheme="minorHAnsi" w:hAnsiTheme="minorHAnsi" w:cstheme="minorHAnsi"/>
                <w:noProof/>
              </w:rPr>
              <w:t>Project Timeline</w:t>
            </w:r>
            <w:r w:rsidRPr="00DA6CCF">
              <w:rPr>
                <w:rFonts w:asciiTheme="minorHAnsi" w:hAnsiTheme="minorHAnsi" w:cstheme="minorHAnsi"/>
                <w:noProof/>
                <w:webHidden/>
              </w:rPr>
              <w:tab/>
            </w:r>
            <w:r w:rsidRPr="00DA6CCF">
              <w:rPr>
                <w:rFonts w:asciiTheme="minorHAnsi" w:hAnsiTheme="minorHAnsi" w:cstheme="minorHAnsi"/>
                <w:noProof/>
                <w:webHidden/>
              </w:rPr>
              <w:fldChar w:fldCharType="begin"/>
            </w:r>
            <w:r w:rsidRPr="00DA6CCF">
              <w:rPr>
                <w:rFonts w:asciiTheme="minorHAnsi" w:hAnsiTheme="minorHAnsi" w:cstheme="minorHAnsi"/>
                <w:noProof/>
                <w:webHidden/>
              </w:rPr>
              <w:instrText xml:space="preserve"> PAGEREF _Toc211958882 \h </w:instrText>
            </w:r>
            <w:r w:rsidRPr="00DA6CCF">
              <w:rPr>
                <w:rFonts w:asciiTheme="minorHAnsi" w:hAnsiTheme="minorHAnsi" w:cstheme="minorHAnsi"/>
                <w:noProof/>
                <w:webHidden/>
              </w:rPr>
            </w:r>
            <w:r w:rsidRPr="00DA6CCF">
              <w:rPr>
                <w:rFonts w:asciiTheme="minorHAnsi" w:hAnsiTheme="minorHAnsi" w:cstheme="minorHAnsi"/>
                <w:noProof/>
                <w:webHidden/>
              </w:rPr>
              <w:fldChar w:fldCharType="separate"/>
            </w:r>
            <w:r w:rsidR="00B36BAD">
              <w:rPr>
                <w:rFonts w:asciiTheme="minorHAnsi" w:hAnsiTheme="minorHAnsi" w:cstheme="minorHAnsi"/>
                <w:noProof/>
                <w:webHidden/>
              </w:rPr>
              <w:t>6</w:t>
            </w:r>
            <w:r w:rsidRPr="00DA6CCF">
              <w:rPr>
                <w:rFonts w:asciiTheme="minorHAnsi" w:hAnsiTheme="minorHAnsi" w:cstheme="minorHAnsi"/>
                <w:noProof/>
                <w:webHidden/>
              </w:rPr>
              <w:fldChar w:fldCharType="end"/>
            </w:r>
          </w:hyperlink>
        </w:p>
        <w:p w14:paraId="6554FD90" w14:textId="1107DC46" w:rsidR="00AB1FDA" w:rsidRPr="00DA6CCF" w:rsidRDefault="00AB1FDA">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1958883" w:history="1">
            <w:r w:rsidRPr="00DA6CCF">
              <w:rPr>
                <w:rStyle w:val="Hyperlink"/>
                <w:rFonts w:asciiTheme="minorHAnsi" w:hAnsiTheme="minorHAnsi" w:cstheme="minorHAnsi"/>
                <w:noProof/>
              </w:rPr>
              <w:t>Team Contribution Planner</w:t>
            </w:r>
            <w:r w:rsidRPr="00DA6CCF">
              <w:rPr>
                <w:rFonts w:asciiTheme="minorHAnsi" w:hAnsiTheme="minorHAnsi" w:cstheme="minorHAnsi"/>
                <w:noProof/>
                <w:webHidden/>
              </w:rPr>
              <w:tab/>
            </w:r>
            <w:r w:rsidRPr="00DA6CCF">
              <w:rPr>
                <w:rFonts w:asciiTheme="minorHAnsi" w:hAnsiTheme="minorHAnsi" w:cstheme="minorHAnsi"/>
                <w:noProof/>
                <w:webHidden/>
              </w:rPr>
              <w:fldChar w:fldCharType="begin"/>
            </w:r>
            <w:r w:rsidRPr="00DA6CCF">
              <w:rPr>
                <w:rFonts w:asciiTheme="minorHAnsi" w:hAnsiTheme="minorHAnsi" w:cstheme="minorHAnsi"/>
                <w:noProof/>
                <w:webHidden/>
              </w:rPr>
              <w:instrText xml:space="preserve"> PAGEREF _Toc211958883 \h </w:instrText>
            </w:r>
            <w:r w:rsidRPr="00DA6CCF">
              <w:rPr>
                <w:rFonts w:asciiTheme="minorHAnsi" w:hAnsiTheme="minorHAnsi" w:cstheme="minorHAnsi"/>
                <w:noProof/>
                <w:webHidden/>
              </w:rPr>
            </w:r>
            <w:r w:rsidRPr="00DA6CCF">
              <w:rPr>
                <w:rFonts w:asciiTheme="minorHAnsi" w:hAnsiTheme="minorHAnsi" w:cstheme="minorHAnsi"/>
                <w:noProof/>
                <w:webHidden/>
              </w:rPr>
              <w:fldChar w:fldCharType="separate"/>
            </w:r>
            <w:r w:rsidR="00B36BAD">
              <w:rPr>
                <w:rFonts w:asciiTheme="minorHAnsi" w:hAnsiTheme="minorHAnsi" w:cstheme="minorHAnsi"/>
                <w:noProof/>
                <w:webHidden/>
              </w:rPr>
              <w:t>8</w:t>
            </w:r>
            <w:r w:rsidRPr="00DA6CCF">
              <w:rPr>
                <w:rFonts w:asciiTheme="minorHAnsi" w:hAnsiTheme="minorHAnsi" w:cstheme="minorHAnsi"/>
                <w:noProof/>
                <w:webHidden/>
              </w:rPr>
              <w:fldChar w:fldCharType="end"/>
            </w:r>
          </w:hyperlink>
        </w:p>
        <w:p w14:paraId="0BFD3AA1" w14:textId="089069E3" w:rsidR="000F479A" w:rsidRPr="00AA3A9E" w:rsidRDefault="000F479A">
          <w:pPr>
            <w:rPr>
              <w:rFonts w:asciiTheme="minorHAnsi" w:hAnsiTheme="minorHAnsi" w:cstheme="minorHAnsi"/>
            </w:rPr>
          </w:pPr>
          <w:r w:rsidRPr="00DA6CCF">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66E194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24600D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996826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FF3104A"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C780478" w14:textId="77777777" w:rsidR="00045A6E" w:rsidRDefault="00045A6E" w:rsidP="00426029">
      <w:pPr>
        <w:rPr>
          <w:rFonts w:asciiTheme="minorHAnsi" w:hAnsiTheme="minorHAnsi" w:cstheme="minorHAnsi"/>
          <w:b/>
          <w:color w:val="000000" w:themeColor="text1"/>
          <w:sz w:val="22"/>
          <w:szCs w:val="22"/>
          <w:u w:val="single"/>
          <w:lang w:val="en-US"/>
        </w:rPr>
      </w:pPr>
    </w:p>
    <w:p w14:paraId="7C474B5F" w14:textId="77777777" w:rsidR="000F479A" w:rsidRDefault="000F479A" w:rsidP="00426029">
      <w:pPr>
        <w:rPr>
          <w:rFonts w:asciiTheme="minorHAnsi" w:hAnsiTheme="minorHAnsi" w:cstheme="minorHAnsi"/>
          <w:b/>
          <w:color w:val="000000" w:themeColor="text1"/>
          <w:sz w:val="22"/>
          <w:szCs w:val="22"/>
          <w:u w:val="single"/>
          <w:lang w:val="en-US"/>
        </w:rPr>
      </w:pPr>
    </w:p>
    <w:p w14:paraId="2B3F625E" w14:textId="77777777" w:rsidR="000F479A" w:rsidRDefault="000F479A" w:rsidP="00426029">
      <w:pPr>
        <w:rPr>
          <w:rFonts w:asciiTheme="minorHAnsi" w:hAnsiTheme="minorHAnsi" w:cstheme="minorHAnsi"/>
          <w:b/>
          <w:color w:val="000000" w:themeColor="text1"/>
          <w:sz w:val="22"/>
          <w:szCs w:val="22"/>
          <w:u w:val="single"/>
          <w:lang w:val="en-US"/>
        </w:rPr>
      </w:pPr>
    </w:p>
    <w:p w14:paraId="4CAB5919" w14:textId="77777777" w:rsidR="000F479A" w:rsidRDefault="000F479A" w:rsidP="00426029">
      <w:pPr>
        <w:rPr>
          <w:rFonts w:asciiTheme="minorHAnsi" w:hAnsiTheme="minorHAnsi" w:cstheme="minorHAnsi"/>
          <w:b/>
          <w:color w:val="000000" w:themeColor="text1"/>
          <w:sz w:val="22"/>
          <w:szCs w:val="22"/>
          <w:u w:val="single"/>
          <w:lang w:val="en-US"/>
        </w:rPr>
      </w:pPr>
    </w:p>
    <w:p w14:paraId="00A0ACF0" w14:textId="77777777" w:rsidR="000F479A" w:rsidRDefault="000F479A"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1A999370"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86BDB7D"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63CB1BF" w14:textId="20534EF4" w:rsidR="00045A6E" w:rsidRPr="000E554D" w:rsidRDefault="00045A6E" w:rsidP="00426029">
      <w:pPr>
        <w:rPr>
          <w:rFonts w:asciiTheme="minorHAnsi" w:hAnsiTheme="minorHAnsi" w:cstheme="minorHAnsi"/>
          <w:b/>
          <w:color w:val="000000" w:themeColor="text1"/>
          <w:sz w:val="22"/>
          <w:szCs w:val="22"/>
          <w:u w:val="single"/>
          <w:lang w:val="en-US"/>
        </w:rPr>
      </w:pPr>
    </w:p>
    <w:p w14:paraId="6054601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328C085"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1EADD3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F869061" w14:textId="2E698F67" w:rsidR="00E84069" w:rsidRPr="000E554D" w:rsidRDefault="00045A6E">
      <w:pPr>
        <w:spacing w:after="160" w:line="259" w:lineRule="auto"/>
        <w:rPr>
          <w:rFonts w:asciiTheme="minorHAnsi" w:hAnsiTheme="minorHAnsi" w:cstheme="minorHAnsi"/>
          <w:b/>
          <w:color w:val="000000" w:themeColor="text1"/>
          <w:sz w:val="22"/>
          <w:szCs w:val="22"/>
          <w:u w:val="single"/>
          <w:lang w:val="en-US"/>
        </w:rPr>
      </w:pPr>
      <w:bookmarkStart w:id="0" w:name="_Section_A:_AI"/>
      <w:bookmarkEnd w:id="0"/>
      <w:r w:rsidRPr="000E554D">
        <w:rPr>
          <w:rFonts w:asciiTheme="minorHAnsi" w:hAnsiTheme="minorHAnsi" w:cstheme="minorHAnsi"/>
          <w:b/>
          <w:color w:val="000000" w:themeColor="text1"/>
          <w:sz w:val="22"/>
          <w:szCs w:val="22"/>
          <w:u w:val="single"/>
          <w:lang w:val="en-US"/>
        </w:rPr>
        <w:br w:type="page"/>
      </w:r>
    </w:p>
    <w:p w14:paraId="06CA80AB" w14:textId="2C0DAC79" w:rsidR="000E554D" w:rsidRDefault="00487A84" w:rsidP="00D06490">
      <w:pPr>
        <w:pStyle w:val="Heading1"/>
      </w:pPr>
      <w:bookmarkStart w:id="1" w:name="_Section_A:_AI_1"/>
      <w:bookmarkStart w:id="2" w:name="_Toc211958875"/>
      <w:bookmarkEnd w:id="1"/>
      <w:r>
        <w:lastRenderedPageBreak/>
        <w:t>Project Overview</w:t>
      </w:r>
      <w:bookmarkEnd w:id="2"/>
    </w:p>
    <w:p w14:paraId="63E31D81" w14:textId="77777777" w:rsidR="00487A84" w:rsidRPr="00487A84" w:rsidRDefault="00487A84" w:rsidP="00487A84">
      <w:pPr>
        <w:rPr>
          <w:rFonts w:asciiTheme="minorHAnsi" w:hAnsiTheme="minorHAnsi" w:cstheme="minorHAnsi"/>
          <w:i/>
          <w:color w:val="000000" w:themeColor="text1"/>
          <w:sz w:val="22"/>
          <w:szCs w:val="22"/>
        </w:rPr>
      </w:pPr>
      <w:r w:rsidRPr="00487A84">
        <w:rPr>
          <w:rFonts w:asciiTheme="minorHAnsi" w:hAnsiTheme="minorHAnsi" w:cstheme="minorHAnsi"/>
          <w:i/>
          <w:color w:val="000000" w:themeColor="text1"/>
          <w:sz w:val="22"/>
          <w:szCs w:val="22"/>
        </w:rPr>
        <w:t>Provide a concise description of the system being developed and its main purpose. This section should include:</w:t>
      </w:r>
    </w:p>
    <w:p w14:paraId="1AEFDA79" w14:textId="780DD045" w:rsidR="00487A84" w:rsidRPr="00487A84" w:rsidRDefault="00487A84" w:rsidP="00976301">
      <w:pPr>
        <w:pStyle w:val="ListParagraph"/>
        <w:numPr>
          <w:ilvl w:val="0"/>
          <w:numId w:val="2"/>
        </w:numPr>
        <w:rPr>
          <w:rFonts w:asciiTheme="minorHAnsi" w:hAnsiTheme="minorHAnsi" w:cstheme="minorHAnsi"/>
          <w:i/>
          <w:color w:val="000000" w:themeColor="text1"/>
          <w:sz w:val="22"/>
          <w:szCs w:val="22"/>
        </w:rPr>
      </w:pPr>
      <w:r w:rsidRPr="00487A84">
        <w:rPr>
          <w:rFonts w:asciiTheme="minorHAnsi" w:hAnsiTheme="minorHAnsi" w:cstheme="minorHAnsi"/>
          <w:i/>
          <w:color w:val="000000" w:themeColor="text1"/>
          <w:sz w:val="22"/>
          <w:szCs w:val="22"/>
        </w:rPr>
        <w:t>An analysis of market gaps for the chosen product or service, along with the proposed solution to address them.</w:t>
      </w:r>
    </w:p>
    <w:p w14:paraId="72944A98" w14:textId="1028E521" w:rsidR="00487A84" w:rsidRPr="00487A84" w:rsidRDefault="00487A84" w:rsidP="00976301">
      <w:pPr>
        <w:pStyle w:val="ListParagraph"/>
        <w:numPr>
          <w:ilvl w:val="0"/>
          <w:numId w:val="2"/>
        </w:numPr>
        <w:rPr>
          <w:rFonts w:asciiTheme="minorHAnsi" w:hAnsiTheme="minorHAnsi" w:cstheme="minorBidi"/>
          <w:color w:val="000000" w:themeColor="text1"/>
          <w:sz w:val="22"/>
          <w:szCs w:val="22"/>
        </w:rPr>
      </w:pPr>
      <w:r w:rsidRPr="01F611A6">
        <w:rPr>
          <w:rFonts w:asciiTheme="minorHAnsi" w:hAnsiTheme="minorHAnsi" w:cstheme="minorBidi"/>
          <w:i/>
          <w:color w:val="000000" w:themeColor="text1"/>
          <w:sz w:val="22"/>
          <w:szCs w:val="22"/>
        </w:rPr>
        <w:t>Identification of relevant regulatory and compliance requirements (e.g., PCI DSS, AML/KYC, MAS guidelines).</w:t>
      </w:r>
    </w:p>
    <w:p w14:paraId="7149D12E" w14:textId="1547D689" w:rsidR="009F3F75" w:rsidRDefault="5C02A058" w:rsidP="1832A8DA">
      <w:pPr>
        <w:rPr>
          <w:rFonts w:asciiTheme="minorHAnsi" w:hAnsiTheme="minorHAnsi" w:cstheme="minorBidi"/>
          <w:color w:val="000000" w:themeColor="text1"/>
          <w:sz w:val="22"/>
          <w:szCs w:val="22"/>
        </w:rPr>
      </w:pPr>
      <w:r w:rsidRPr="5B2EE809">
        <w:rPr>
          <w:rFonts w:asciiTheme="minorHAnsi" w:hAnsiTheme="minorHAnsi" w:cstheme="minorBidi"/>
          <w:i/>
          <w:iCs/>
          <w:color w:val="000000" w:themeColor="text1"/>
          <w:sz w:val="22"/>
          <w:szCs w:val="22"/>
        </w:rPr>
        <w:t>-------------------------------------------------------------------------------------------------------------------------------------</w:t>
      </w:r>
    </w:p>
    <w:p w14:paraId="64713A48" w14:textId="22DF916A" w:rsidR="01F611A6" w:rsidRDefault="5C02A058" w:rsidP="3CC36111">
      <w:pPr>
        <w:rPr>
          <w:rFonts w:ascii="Calibri" w:eastAsia="Calibri" w:hAnsi="Calibri" w:cs="Calibri"/>
          <w:sz w:val="22"/>
          <w:szCs w:val="22"/>
        </w:rPr>
      </w:pPr>
      <w:r w:rsidRPr="46C8CE4D">
        <w:rPr>
          <w:rFonts w:ascii="Calibri" w:eastAsia="Calibri" w:hAnsi="Calibri" w:cs="Calibri"/>
          <w:sz w:val="22"/>
          <w:szCs w:val="22"/>
        </w:rPr>
        <w:t>Project</w:t>
      </w:r>
      <w:r w:rsidRPr="3CC36111">
        <w:rPr>
          <w:rFonts w:ascii="Calibri" w:eastAsia="Calibri" w:hAnsi="Calibri" w:cs="Calibri"/>
          <w:sz w:val="22"/>
          <w:szCs w:val="22"/>
        </w:rPr>
        <w:t xml:space="preserve"> Title: </w:t>
      </w:r>
      <w:proofErr w:type="spellStart"/>
      <w:r w:rsidRPr="3CC36111">
        <w:rPr>
          <w:rFonts w:ascii="Calibri" w:eastAsia="Calibri" w:hAnsi="Calibri" w:cs="Calibri"/>
          <w:b/>
          <w:bCs/>
          <w:sz w:val="22"/>
          <w:szCs w:val="22"/>
        </w:rPr>
        <w:t>HealthEase</w:t>
      </w:r>
      <w:proofErr w:type="spellEnd"/>
      <w:r w:rsidRPr="3CC36111">
        <w:rPr>
          <w:rFonts w:ascii="Calibri" w:eastAsia="Calibri" w:hAnsi="Calibri" w:cs="Calibri"/>
          <w:b/>
          <w:bCs/>
          <w:sz w:val="22"/>
          <w:szCs w:val="22"/>
        </w:rPr>
        <w:t xml:space="preserve"> – Affordable Health Product Platform</w:t>
      </w:r>
    </w:p>
    <w:p w14:paraId="4F5A8A5C" w14:textId="446EB8BC" w:rsidR="00487A84" w:rsidRDefault="5C02A058" w:rsidP="3BDAC43C">
      <w:pPr>
        <w:spacing w:before="240" w:after="240"/>
      </w:pPr>
      <w:r w:rsidRPr="3BDAC43C">
        <w:rPr>
          <w:rFonts w:ascii="Calibri" w:eastAsia="Calibri" w:hAnsi="Calibri" w:cs="Calibri"/>
          <w:b/>
          <w:bCs/>
          <w:sz w:val="22"/>
          <w:szCs w:val="22"/>
        </w:rPr>
        <w:t>Market Gap:</w:t>
      </w:r>
      <w:r w:rsidR="00487A84">
        <w:br/>
      </w:r>
      <w:r w:rsidRPr="3BDAC43C">
        <w:rPr>
          <w:rFonts w:ascii="Calibri" w:eastAsia="Calibri" w:hAnsi="Calibri" w:cs="Calibri"/>
          <w:sz w:val="22"/>
          <w:szCs w:val="22"/>
        </w:rPr>
        <w:t xml:space="preserve"> Many low-income families and individuals in Southeast Asia struggle to access affordable, verified health products such as vitamins, masks, and basic medication.</w:t>
      </w:r>
      <w:r w:rsidR="00487A84">
        <w:br/>
      </w:r>
      <w:r w:rsidRPr="3BDAC43C">
        <w:rPr>
          <w:rFonts w:ascii="Calibri" w:eastAsia="Calibri" w:hAnsi="Calibri" w:cs="Calibri"/>
          <w:sz w:val="22"/>
          <w:szCs w:val="22"/>
        </w:rPr>
        <w:t xml:space="preserve"> Offline pharmacies may charge high prices, while online stores often lack </w:t>
      </w:r>
      <w:r w:rsidRPr="3BDAC43C">
        <w:rPr>
          <w:rFonts w:ascii="Calibri" w:eastAsia="Calibri" w:hAnsi="Calibri" w:cs="Calibri"/>
          <w:b/>
          <w:bCs/>
          <w:sz w:val="22"/>
          <w:szCs w:val="22"/>
        </w:rPr>
        <w:t>secure, low-cost digital payment options</w:t>
      </w:r>
      <w:r w:rsidRPr="3BDAC43C">
        <w:rPr>
          <w:rFonts w:ascii="Calibri" w:eastAsia="Calibri" w:hAnsi="Calibri" w:cs="Calibri"/>
          <w:sz w:val="22"/>
          <w:szCs w:val="22"/>
        </w:rPr>
        <w:t xml:space="preserve"> for unbanked users.</w:t>
      </w:r>
    </w:p>
    <w:p w14:paraId="15CE926C" w14:textId="452FB826" w:rsidR="00487A84" w:rsidRDefault="5C02A058" w:rsidP="3BDAC43C">
      <w:pPr>
        <w:spacing w:before="240" w:after="240"/>
      </w:pPr>
      <w:r w:rsidRPr="3BDAC43C">
        <w:rPr>
          <w:rFonts w:ascii="Calibri" w:eastAsia="Calibri" w:hAnsi="Calibri" w:cs="Calibri"/>
          <w:b/>
          <w:bCs/>
          <w:sz w:val="22"/>
          <w:szCs w:val="22"/>
        </w:rPr>
        <w:t>Identified Pain Points:</w:t>
      </w:r>
    </w:p>
    <w:p w14:paraId="6900E168" w14:textId="07DA4474" w:rsidR="00487A84" w:rsidRDefault="5C02A058" w:rsidP="3BDAC43C">
      <w:pPr>
        <w:pStyle w:val="ListParagraph"/>
        <w:numPr>
          <w:ilvl w:val="0"/>
          <w:numId w:val="11"/>
        </w:numPr>
        <w:spacing w:before="240" w:after="240"/>
        <w:rPr>
          <w:rFonts w:ascii="Calibri" w:eastAsia="Calibri" w:hAnsi="Calibri" w:cs="Calibri"/>
          <w:sz w:val="22"/>
          <w:szCs w:val="22"/>
        </w:rPr>
      </w:pPr>
      <w:r w:rsidRPr="3BDAC43C">
        <w:rPr>
          <w:rFonts w:ascii="Calibri" w:eastAsia="Calibri" w:hAnsi="Calibri" w:cs="Calibri"/>
          <w:sz w:val="22"/>
          <w:szCs w:val="22"/>
        </w:rPr>
        <w:t>High markup on essential healthcare items.</w:t>
      </w:r>
    </w:p>
    <w:p w14:paraId="3F93F43E" w14:textId="2977688A" w:rsidR="00487A84" w:rsidRDefault="5C02A058" w:rsidP="3BDAC43C">
      <w:pPr>
        <w:pStyle w:val="ListParagraph"/>
        <w:numPr>
          <w:ilvl w:val="0"/>
          <w:numId w:val="11"/>
        </w:numPr>
        <w:spacing w:before="240" w:after="240"/>
        <w:rPr>
          <w:rFonts w:ascii="Calibri" w:eastAsia="Calibri" w:hAnsi="Calibri" w:cs="Calibri"/>
          <w:sz w:val="22"/>
          <w:szCs w:val="22"/>
        </w:rPr>
      </w:pPr>
      <w:r w:rsidRPr="3BDAC43C">
        <w:rPr>
          <w:rFonts w:ascii="Calibri" w:eastAsia="Calibri" w:hAnsi="Calibri" w:cs="Calibri"/>
          <w:sz w:val="22"/>
          <w:szCs w:val="22"/>
        </w:rPr>
        <w:t>Limited access to credit or digital wallets.</w:t>
      </w:r>
    </w:p>
    <w:p w14:paraId="7F3698C0" w14:textId="50AB0D11" w:rsidR="00487A84" w:rsidRDefault="5C02A058" w:rsidP="3BDAC43C">
      <w:pPr>
        <w:pStyle w:val="ListParagraph"/>
        <w:numPr>
          <w:ilvl w:val="0"/>
          <w:numId w:val="11"/>
        </w:numPr>
        <w:spacing w:before="240" w:after="240"/>
        <w:rPr>
          <w:rFonts w:ascii="Calibri" w:eastAsia="Calibri" w:hAnsi="Calibri" w:cs="Calibri"/>
          <w:sz w:val="22"/>
          <w:szCs w:val="22"/>
        </w:rPr>
      </w:pPr>
      <w:r w:rsidRPr="3BDAC43C">
        <w:rPr>
          <w:rFonts w:ascii="Calibri" w:eastAsia="Calibri" w:hAnsi="Calibri" w:cs="Calibri"/>
          <w:sz w:val="22"/>
          <w:szCs w:val="22"/>
        </w:rPr>
        <w:t>Fear of fraud when purchasing from unverified sellers.</w:t>
      </w:r>
    </w:p>
    <w:p w14:paraId="6C8A97E3" w14:textId="2D6BE27B" w:rsidR="00487A84" w:rsidRDefault="5C02A058" w:rsidP="3BDAC43C">
      <w:pPr>
        <w:pStyle w:val="ListParagraph"/>
        <w:numPr>
          <w:ilvl w:val="0"/>
          <w:numId w:val="11"/>
        </w:numPr>
        <w:spacing w:before="240" w:after="240"/>
        <w:rPr>
          <w:rFonts w:ascii="Calibri" w:eastAsia="Calibri" w:hAnsi="Calibri" w:cs="Calibri"/>
          <w:sz w:val="22"/>
          <w:szCs w:val="22"/>
        </w:rPr>
      </w:pPr>
      <w:r w:rsidRPr="3BDAC43C">
        <w:rPr>
          <w:rFonts w:ascii="Calibri" w:eastAsia="Calibri" w:hAnsi="Calibri" w:cs="Calibri"/>
          <w:sz w:val="22"/>
          <w:szCs w:val="22"/>
        </w:rPr>
        <w:t>Complex payment steps or foreign-currency issues for cross-border orders.</w:t>
      </w:r>
    </w:p>
    <w:p w14:paraId="1BF957BC" w14:textId="245F0FAD" w:rsidR="00487A84" w:rsidRDefault="5C02A058" w:rsidP="3BDAC43C">
      <w:pPr>
        <w:spacing w:before="240" w:after="240"/>
      </w:pPr>
      <w:r w:rsidRPr="3BDAC43C">
        <w:rPr>
          <w:rFonts w:ascii="Calibri" w:eastAsia="Calibri" w:hAnsi="Calibri" w:cs="Calibri"/>
          <w:b/>
          <w:bCs/>
          <w:sz w:val="22"/>
          <w:szCs w:val="22"/>
        </w:rPr>
        <w:t>Proposed Solution:</w:t>
      </w:r>
      <w:r w:rsidR="00487A84">
        <w:br/>
      </w:r>
      <w:r w:rsidRPr="3BDAC43C">
        <w:rPr>
          <w:rFonts w:ascii="Calibri" w:eastAsia="Calibri" w:hAnsi="Calibri" w:cs="Calibri"/>
          <w:sz w:val="22"/>
          <w:szCs w:val="22"/>
        </w:rPr>
        <w:t xml:space="preserve"> “</w:t>
      </w:r>
      <w:proofErr w:type="spellStart"/>
      <w:r w:rsidRPr="3BDAC43C">
        <w:rPr>
          <w:rFonts w:ascii="Calibri" w:eastAsia="Calibri" w:hAnsi="Calibri" w:cs="Calibri"/>
          <w:b/>
          <w:bCs/>
          <w:sz w:val="22"/>
          <w:szCs w:val="22"/>
        </w:rPr>
        <w:t>HealthEase</w:t>
      </w:r>
      <w:proofErr w:type="spellEnd"/>
      <w:r w:rsidRPr="3BDAC43C">
        <w:rPr>
          <w:rFonts w:ascii="Calibri" w:eastAsia="Calibri" w:hAnsi="Calibri" w:cs="Calibri"/>
          <w:sz w:val="22"/>
          <w:szCs w:val="22"/>
        </w:rPr>
        <w:t>” – an e-commerce web platform offering affordable, verified health products from trusted suppliers.</w:t>
      </w:r>
      <w:r w:rsidR="00487A84">
        <w:br/>
      </w:r>
      <w:r w:rsidRPr="3BDAC43C">
        <w:rPr>
          <w:rFonts w:ascii="Calibri" w:eastAsia="Calibri" w:hAnsi="Calibri" w:cs="Calibri"/>
          <w:sz w:val="22"/>
          <w:szCs w:val="22"/>
        </w:rPr>
        <w:t xml:space="preserve"> It supports a </w:t>
      </w:r>
      <w:r w:rsidRPr="3BDAC43C">
        <w:rPr>
          <w:rFonts w:ascii="Calibri" w:eastAsia="Calibri" w:hAnsi="Calibri" w:cs="Calibri"/>
          <w:b/>
          <w:bCs/>
          <w:sz w:val="22"/>
          <w:szCs w:val="22"/>
        </w:rPr>
        <w:t>built-in digital wallet</w:t>
      </w:r>
      <w:r w:rsidRPr="3BDAC43C">
        <w:rPr>
          <w:rFonts w:ascii="Calibri" w:eastAsia="Calibri" w:hAnsi="Calibri" w:cs="Calibri"/>
          <w:sz w:val="22"/>
          <w:szCs w:val="22"/>
        </w:rPr>
        <w:t xml:space="preserve"> for top-ups and micro-transactions, with secure, low-fee payments for underserved groups.</w:t>
      </w:r>
    </w:p>
    <w:p w14:paraId="3849CC7C" w14:textId="0FC4E19D" w:rsidR="00487A84" w:rsidRDefault="5C02A058" w:rsidP="180ED9E6">
      <w:pPr>
        <w:rPr>
          <w:rFonts w:asciiTheme="minorHAnsi" w:eastAsiaTheme="minorEastAsia" w:hAnsiTheme="minorHAnsi" w:cstheme="minorBidi"/>
          <w:b/>
        </w:rPr>
      </w:pPr>
      <w:r w:rsidRPr="366C39B3">
        <w:rPr>
          <w:rFonts w:asciiTheme="minorHAnsi" w:eastAsiaTheme="minorEastAsia" w:hAnsiTheme="minorHAnsi" w:cstheme="minorBidi"/>
          <w:b/>
        </w:rPr>
        <w:t>Target Audience / Underserved Groups</w:t>
      </w:r>
    </w:p>
    <w:p w14:paraId="5909F9EA" w14:textId="79509BED" w:rsidR="00487A84" w:rsidRDefault="5C02A058" w:rsidP="672AF749">
      <w:pPr>
        <w:pStyle w:val="ListParagraph"/>
        <w:numPr>
          <w:ilvl w:val="0"/>
          <w:numId w:val="12"/>
        </w:numPr>
        <w:spacing w:before="240" w:after="240"/>
        <w:rPr>
          <w:rFonts w:ascii="Calibri" w:eastAsia="Calibri" w:hAnsi="Calibri" w:cs="Calibri"/>
          <w:sz w:val="22"/>
          <w:szCs w:val="22"/>
        </w:rPr>
      </w:pPr>
      <w:r w:rsidRPr="672AF749">
        <w:rPr>
          <w:rFonts w:ascii="Calibri" w:eastAsia="Calibri" w:hAnsi="Calibri" w:cs="Calibri"/>
          <w:sz w:val="22"/>
          <w:szCs w:val="22"/>
        </w:rPr>
        <w:t>Low-income households.</w:t>
      </w:r>
    </w:p>
    <w:p w14:paraId="6DDC0545" w14:textId="5CC395B8" w:rsidR="00487A84" w:rsidRDefault="5C02A058" w:rsidP="672AF749">
      <w:pPr>
        <w:pStyle w:val="ListParagraph"/>
        <w:numPr>
          <w:ilvl w:val="0"/>
          <w:numId w:val="12"/>
        </w:numPr>
        <w:spacing w:before="240" w:after="240"/>
        <w:rPr>
          <w:rFonts w:ascii="Calibri" w:eastAsia="Calibri" w:hAnsi="Calibri" w:cs="Calibri"/>
          <w:sz w:val="22"/>
          <w:szCs w:val="22"/>
        </w:rPr>
      </w:pPr>
      <w:r w:rsidRPr="672AF749">
        <w:rPr>
          <w:rFonts w:ascii="Calibri" w:eastAsia="Calibri" w:hAnsi="Calibri" w:cs="Calibri"/>
          <w:sz w:val="22"/>
          <w:szCs w:val="22"/>
        </w:rPr>
        <w:t>Elderly individuals relying on caregivers.</w:t>
      </w:r>
    </w:p>
    <w:p w14:paraId="5D668059" w14:textId="1EE4C583" w:rsidR="00487A84" w:rsidRDefault="5C02A058" w:rsidP="672AF749">
      <w:pPr>
        <w:pStyle w:val="ListParagraph"/>
        <w:numPr>
          <w:ilvl w:val="0"/>
          <w:numId w:val="12"/>
        </w:numPr>
        <w:spacing w:before="240" w:after="240"/>
        <w:rPr>
          <w:rFonts w:ascii="Calibri" w:eastAsia="Calibri" w:hAnsi="Calibri" w:cs="Calibri"/>
          <w:sz w:val="22"/>
          <w:szCs w:val="22"/>
        </w:rPr>
      </w:pPr>
      <w:r w:rsidRPr="672AF749">
        <w:rPr>
          <w:rFonts w:ascii="Calibri" w:eastAsia="Calibri" w:hAnsi="Calibri" w:cs="Calibri"/>
          <w:sz w:val="22"/>
          <w:szCs w:val="22"/>
        </w:rPr>
        <w:t>Migrant workers sending health supplies home.</w:t>
      </w:r>
    </w:p>
    <w:p w14:paraId="2A38816C" w14:textId="7AF65E49" w:rsidR="00487A84" w:rsidRDefault="5C02A058" w:rsidP="672AF749">
      <w:pPr>
        <w:pStyle w:val="ListParagraph"/>
        <w:numPr>
          <w:ilvl w:val="0"/>
          <w:numId w:val="12"/>
        </w:numPr>
        <w:spacing w:before="240" w:after="240"/>
        <w:rPr>
          <w:rFonts w:ascii="Calibri" w:eastAsia="Calibri" w:hAnsi="Calibri" w:cs="Calibri"/>
          <w:sz w:val="22"/>
          <w:szCs w:val="22"/>
        </w:rPr>
      </w:pPr>
      <w:r w:rsidRPr="672AF749">
        <w:rPr>
          <w:rFonts w:ascii="Calibri" w:eastAsia="Calibri" w:hAnsi="Calibri" w:cs="Calibri"/>
          <w:sz w:val="22"/>
          <w:szCs w:val="22"/>
        </w:rPr>
        <w:t>Rural communities with limited banking access.</w:t>
      </w:r>
    </w:p>
    <w:p w14:paraId="244DAD32" w14:textId="0380B79D" w:rsidR="00487A84" w:rsidRDefault="54841C0D" w:rsidP="5E106E08">
      <w:pPr>
        <w:pStyle w:val="Heading3"/>
        <w:spacing w:before="281" w:after="281"/>
      </w:pPr>
      <w:r w:rsidRPr="535973C3">
        <w:rPr>
          <w:rFonts w:ascii="Calibri" w:eastAsia="Calibri" w:hAnsi="Calibri" w:cs="Calibri"/>
          <w:b/>
          <w:bCs/>
          <w:sz w:val="28"/>
          <w:szCs w:val="28"/>
        </w:rPr>
        <w:t>Regulatory Requirements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3000"/>
        <w:gridCol w:w="3010"/>
        <w:gridCol w:w="3005"/>
      </w:tblGrid>
      <w:tr w:rsidR="535973C3" w14:paraId="33E14B81" w14:textId="77777777" w:rsidTr="00700F97">
        <w:trPr>
          <w:trHeight w:val="300"/>
        </w:trPr>
        <w:tc>
          <w:tcPr>
            <w:tcW w:w="3000" w:type="dxa"/>
          </w:tcPr>
          <w:p w14:paraId="7F92E014" w14:textId="2B276322" w:rsidR="535973C3" w:rsidRDefault="535973C3" w:rsidP="535973C3">
            <w:pPr>
              <w:jc w:val="center"/>
            </w:pPr>
            <w:r w:rsidRPr="535973C3">
              <w:rPr>
                <w:b/>
                <w:bCs/>
              </w:rPr>
              <w:t>Area</w:t>
            </w:r>
          </w:p>
        </w:tc>
        <w:tc>
          <w:tcPr>
            <w:tcW w:w="3010" w:type="dxa"/>
          </w:tcPr>
          <w:p w14:paraId="7DB43516" w14:textId="1DBF8E80" w:rsidR="535973C3" w:rsidRDefault="535973C3" w:rsidP="535973C3">
            <w:pPr>
              <w:jc w:val="center"/>
            </w:pPr>
            <w:r w:rsidRPr="535973C3">
              <w:rPr>
                <w:b/>
                <w:bCs/>
              </w:rPr>
              <w:t>Description</w:t>
            </w:r>
          </w:p>
        </w:tc>
        <w:tc>
          <w:tcPr>
            <w:tcW w:w="3005" w:type="dxa"/>
          </w:tcPr>
          <w:p w14:paraId="07FB5D82" w14:textId="7BD82A5A" w:rsidR="535973C3" w:rsidRDefault="535973C3" w:rsidP="535973C3">
            <w:pPr>
              <w:jc w:val="center"/>
            </w:pPr>
            <w:r w:rsidRPr="535973C3">
              <w:rPr>
                <w:b/>
                <w:bCs/>
              </w:rPr>
              <w:t>Example Guideline</w:t>
            </w:r>
          </w:p>
        </w:tc>
      </w:tr>
      <w:tr w:rsidR="535973C3" w14:paraId="2C85B1D6" w14:textId="77777777" w:rsidTr="00700F97">
        <w:trPr>
          <w:trHeight w:val="555"/>
        </w:trPr>
        <w:tc>
          <w:tcPr>
            <w:tcW w:w="3000" w:type="dxa"/>
          </w:tcPr>
          <w:p w14:paraId="17F1C127" w14:textId="1529A4A3" w:rsidR="535973C3" w:rsidRDefault="535973C3" w:rsidP="535973C3">
            <w:r w:rsidRPr="535973C3">
              <w:rPr>
                <w:b/>
                <w:bCs/>
              </w:rPr>
              <w:t>Data Security</w:t>
            </w:r>
          </w:p>
        </w:tc>
        <w:tc>
          <w:tcPr>
            <w:tcW w:w="3010" w:type="dxa"/>
          </w:tcPr>
          <w:p w14:paraId="6FD317FC" w14:textId="0458A0B7" w:rsidR="535973C3" w:rsidRDefault="535973C3" w:rsidP="535973C3">
            <w:r>
              <w:t>Protect customer data &amp; transactions</w:t>
            </w:r>
          </w:p>
        </w:tc>
        <w:tc>
          <w:tcPr>
            <w:tcW w:w="3005" w:type="dxa"/>
          </w:tcPr>
          <w:p w14:paraId="4ABAFF62" w14:textId="5B6C0A55" w:rsidR="535973C3" w:rsidRDefault="535973C3" w:rsidP="535973C3">
            <w:r>
              <w:t>MAS Technology Risk Management (TRM)</w:t>
            </w:r>
          </w:p>
        </w:tc>
      </w:tr>
      <w:tr w:rsidR="535973C3" w14:paraId="21B24F7E" w14:textId="77777777" w:rsidTr="00700F97">
        <w:trPr>
          <w:trHeight w:val="300"/>
        </w:trPr>
        <w:tc>
          <w:tcPr>
            <w:tcW w:w="3000" w:type="dxa"/>
          </w:tcPr>
          <w:p w14:paraId="4CD81254" w14:textId="6295BBFB" w:rsidR="535973C3" w:rsidRDefault="535973C3" w:rsidP="535973C3">
            <w:r w:rsidRPr="535973C3">
              <w:rPr>
                <w:b/>
                <w:bCs/>
              </w:rPr>
              <w:t>Payment Security</w:t>
            </w:r>
          </w:p>
        </w:tc>
        <w:tc>
          <w:tcPr>
            <w:tcW w:w="3010" w:type="dxa"/>
          </w:tcPr>
          <w:p w14:paraId="317F3950" w14:textId="45DEA7AE" w:rsidR="535973C3" w:rsidRDefault="535973C3" w:rsidP="535973C3">
            <w:r>
              <w:t>Encrypt card info &amp; comply with standards</w:t>
            </w:r>
          </w:p>
        </w:tc>
        <w:tc>
          <w:tcPr>
            <w:tcW w:w="3005" w:type="dxa"/>
          </w:tcPr>
          <w:p w14:paraId="5B0E6550" w14:textId="4D086230" w:rsidR="535973C3" w:rsidRDefault="535973C3" w:rsidP="535973C3">
            <w:r>
              <w:t>PCI DSS</w:t>
            </w:r>
          </w:p>
        </w:tc>
      </w:tr>
      <w:tr w:rsidR="535973C3" w14:paraId="1D91A022" w14:textId="77777777" w:rsidTr="00700F97">
        <w:trPr>
          <w:trHeight w:val="300"/>
        </w:trPr>
        <w:tc>
          <w:tcPr>
            <w:tcW w:w="3000" w:type="dxa"/>
          </w:tcPr>
          <w:p w14:paraId="652B46E5" w14:textId="0D37B851" w:rsidR="535973C3" w:rsidRDefault="535973C3" w:rsidP="535973C3">
            <w:r w:rsidRPr="535973C3">
              <w:rPr>
                <w:b/>
                <w:bCs/>
              </w:rPr>
              <w:t>AML / KYC</w:t>
            </w:r>
          </w:p>
        </w:tc>
        <w:tc>
          <w:tcPr>
            <w:tcW w:w="3010" w:type="dxa"/>
          </w:tcPr>
          <w:p w14:paraId="125010C3" w14:textId="0884A01B" w:rsidR="535973C3" w:rsidRDefault="535973C3" w:rsidP="535973C3">
            <w:r>
              <w:t>Verify wallet users and flag suspicious transactions</w:t>
            </w:r>
          </w:p>
        </w:tc>
        <w:tc>
          <w:tcPr>
            <w:tcW w:w="3005" w:type="dxa"/>
          </w:tcPr>
          <w:p w14:paraId="40BB0FC3" w14:textId="7E92B627" w:rsidR="535973C3" w:rsidRDefault="535973C3" w:rsidP="535973C3">
            <w:r>
              <w:t>MAS Notice 626, AML Act</w:t>
            </w:r>
          </w:p>
        </w:tc>
      </w:tr>
      <w:tr w:rsidR="535973C3" w14:paraId="1128D55A" w14:textId="77777777" w:rsidTr="00700F97">
        <w:trPr>
          <w:trHeight w:val="300"/>
        </w:trPr>
        <w:tc>
          <w:tcPr>
            <w:tcW w:w="3000" w:type="dxa"/>
          </w:tcPr>
          <w:p w14:paraId="49F2B603" w14:textId="0B5CE1BF" w:rsidR="535973C3" w:rsidRDefault="535973C3" w:rsidP="535973C3">
            <w:r w:rsidRPr="535973C3">
              <w:rPr>
                <w:b/>
                <w:bCs/>
              </w:rPr>
              <w:lastRenderedPageBreak/>
              <w:t>Consumer Protection</w:t>
            </w:r>
          </w:p>
        </w:tc>
        <w:tc>
          <w:tcPr>
            <w:tcW w:w="3010" w:type="dxa"/>
          </w:tcPr>
          <w:p w14:paraId="6115AB63" w14:textId="310BC187" w:rsidR="535973C3" w:rsidRDefault="535973C3" w:rsidP="535973C3">
            <w:r>
              <w:t>Display accurate product info and pricing</w:t>
            </w:r>
          </w:p>
        </w:tc>
        <w:tc>
          <w:tcPr>
            <w:tcW w:w="3005" w:type="dxa"/>
          </w:tcPr>
          <w:p w14:paraId="504E5F62" w14:textId="7F10D52F" w:rsidR="535973C3" w:rsidRDefault="535973C3" w:rsidP="535973C3">
            <w:r>
              <w:t>Consumer Protection (Fair Trading) Act (SG)</w:t>
            </w:r>
          </w:p>
        </w:tc>
      </w:tr>
    </w:tbl>
    <w:p w14:paraId="42DF7FD1" w14:textId="77777777" w:rsidR="00D06490" w:rsidRDefault="00D06490">
      <w:pPr>
        <w:spacing w:after="160" w:line="259" w:lineRule="auto"/>
        <w:rPr>
          <w:rFonts w:asciiTheme="majorHAnsi" w:eastAsiaTheme="majorEastAsia" w:hAnsiTheme="majorHAnsi" w:cstheme="majorBidi"/>
          <w:color w:val="2F5496" w:themeColor="accent1" w:themeShade="BF"/>
          <w:sz w:val="32"/>
          <w:szCs w:val="32"/>
        </w:rPr>
      </w:pPr>
      <w:r>
        <w:br w:type="page"/>
      </w:r>
    </w:p>
    <w:p w14:paraId="3F6901E0" w14:textId="55268C41" w:rsidR="00487A84" w:rsidRDefault="00487A84" w:rsidP="00D06490">
      <w:pPr>
        <w:pStyle w:val="Heading1"/>
      </w:pPr>
      <w:bookmarkStart w:id="3" w:name="_Toc211958876"/>
      <w:r>
        <w:lastRenderedPageBreak/>
        <w:t>System Design</w:t>
      </w:r>
      <w:bookmarkEnd w:id="3"/>
    </w:p>
    <w:p w14:paraId="094947A8" w14:textId="103E41A5" w:rsidR="00487A84" w:rsidRPr="008B4B01" w:rsidRDefault="00487A84" w:rsidP="00487A84">
      <w:pPr>
        <w:rPr>
          <w:rFonts w:asciiTheme="minorHAnsi" w:hAnsiTheme="minorHAnsi" w:cstheme="minorHAnsi"/>
          <w:i/>
          <w:iCs/>
          <w:color w:val="000000" w:themeColor="text1"/>
          <w:sz w:val="22"/>
          <w:szCs w:val="22"/>
        </w:rPr>
      </w:pPr>
      <w:r w:rsidRPr="008B4B01">
        <w:rPr>
          <w:rFonts w:asciiTheme="minorHAnsi" w:hAnsiTheme="minorHAnsi" w:cstheme="minorHAnsi"/>
          <w:i/>
          <w:iCs/>
          <w:color w:val="000000" w:themeColor="text1"/>
          <w:sz w:val="22"/>
          <w:szCs w:val="22"/>
        </w:rPr>
        <w:t>This section should include the key design components of your system:</w:t>
      </w:r>
    </w:p>
    <w:p w14:paraId="5B4EA2AA" w14:textId="25AF3C29" w:rsidR="00487A84" w:rsidRPr="008B4B01" w:rsidRDefault="00487A84" w:rsidP="00976301">
      <w:pPr>
        <w:pStyle w:val="ListParagraph"/>
        <w:numPr>
          <w:ilvl w:val="0"/>
          <w:numId w:val="3"/>
        </w:numPr>
        <w:rPr>
          <w:rFonts w:asciiTheme="minorHAnsi" w:hAnsiTheme="minorHAnsi" w:cstheme="minorHAnsi"/>
          <w:i/>
          <w:iCs/>
          <w:color w:val="000000" w:themeColor="text1"/>
          <w:sz w:val="22"/>
          <w:szCs w:val="22"/>
        </w:rPr>
      </w:pPr>
      <w:r w:rsidRPr="008B4B01">
        <w:rPr>
          <w:rFonts w:asciiTheme="minorHAnsi" w:hAnsiTheme="minorHAnsi" w:cstheme="minorHAnsi"/>
          <w:i/>
          <w:iCs/>
          <w:color w:val="000000" w:themeColor="text1"/>
          <w:sz w:val="22"/>
          <w:szCs w:val="22"/>
        </w:rPr>
        <w:t>Use Case Diagram – to illustrate the system’s main functions and interactions between users and the system.</w:t>
      </w:r>
    </w:p>
    <w:p w14:paraId="72C33B28" w14:textId="7C2125EA" w:rsidR="00487A84" w:rsidRPr="008B4B01" w:rsidRDefault="00487A84" w:rsidP="00976301">
      <w:pPr>
        <w:pStyle w:val="ListParagraph"/>
        <w:numPr>
          <w:ilvl w:val="0"/>
          <w:numId w:val="3"/>
        </w:numPr>
        <w:rPr>
          <w:rFonts w:asciiTheme="minorHAnsi" w:hAnsiTheme="minorHAnsi" w:cstheme="minorHAnsi"/>
          <w:i/>
          <w:iCs/>
          <w:color w:val="000000" w:themeColor="text1"/>
          <w:sz w:val="22"/>
          <w:szCs w:val="22"/>
        </w:rPr>
      </w:pPr>
      <w:r w:rsidRPr="008B4B01">
        <w:rPr>
          <w:rFonts w:asciiTheme="minorHAnsi" w:hAnsiTheme="minorHAnsi" w:cstheme="minorHAnsi"/>
          <w:i/>
          <w:iCs/>
          <w:color w:val="000000" w:themeColor="text1"/>
          <w:sz w:val="22"/>
          <w:szCs w:val="22"/>
        </w:rPr>
        <w:t>Prototype – to showcase the preliminary user interface and workflow of the system.</w:t>
      </w:r>
    </w:p>
    <w:p w14:paraId="7E91E56B" w14:textId="2700A806" w:rsidR="00487A84" w:rsidRPr="008B4B01" w:rsidRDefault="00487A84" w:rsidP="00976301">
      <w:pPr>
        <w:pStyle w:val="ListParagraph"/>
        <w:numPr>
          <w:ilvl w:val="0"/>
          <w:numId w:val="3"/>
        </w:numPr>
        <w:rPr>
          <w:rFonts w:asciiTheme="minorHAnsi" w:hAnsiTheme="minorHAnsi" w:cstheme="minorHAnsi"/>
          <w:i/>
          <w:iCs/>
          <w:color w:val="000000" w:themeColor="text1"/>
          <w:sz w:val="22"/>
          <w:szCs w:val="22"/>
        </w:rPr>
      </w:pPr>
      <w:r w:rsidRPr="008B4B01">
        <w:rPr>
          <w:rFonts w:asciiTheme="minorHAnsi" w:hAnsiTheme="minorHAnsi" w:cstheme="minorHAnsi"/>
          <w:i/>
          <w:iCs/>
          <w:color w:val="000000" w:themeColor="text1"/>
          <w:sz w:val="22"/>
          <w:szCs w:val="22"/>
        </w:rPr>
        <w:t>Entity Relationship Diagram (ERD) – to model the data structure and relationships between key entities.</w:t>
      </w:r>
    </w:p>
    <w:p w14:paraId="2FFE391E" w14:textId="77777777" w:rsidR="008B4B01" w:rsidRDefault="008B4B01">
      <w:pPr>
        <w:spacing w:after="160" w:line="259" w:lineRule="auto"/>
        <w:rPr>
          <w:rFonts w:asciiTheme="minorHAnsi" w:hAnsiTheme="minorHAnsi" w:cstheme="minorHAnsi"/>
          <w:color w:val="000000" w:themeColor="text1"/>
          <w:sz w:val="22"/>
          <w:szCs w:val="22"/>
        </w:rPr>
      </w:pPr>
    </w:p>
    <w:p w14:paraId="4A7116E9" w14:textId="3115E4FB" w:rsidR="00D06490" w:rsidRDefault="008B4B01" w:rsidP="008B4B01">
      <w:pPr>
        <w:pStyle w:val="Heading2"/>
      </w:pPr>
      <w:bookmarkStart w:id="4" w:name="_Toc211958877"/>
      <w:r>
        <w:t>Use Case Diagram</w:t>
      </w:r>
      <w:bookmarkEnd w:id="4"/>
    </w:p>
    <w:p w14:paraId="055AB117" w14:textId="000B9642" w:rsidR="008B4B01" w:rsidRPr="008B4B01" w:rsidRDefault="35B1CEF8" w:rsidP="008B4B01">
      <w:pPr>
        <w:rPr>
          <w:rFonts w:asciiTheme="minorHAnsi" w:hAnsiTheme="minorHAnsi" w:cstheme="minorHAnsi"/>
          <w:i/>
          <w:iCs/>
          <w:sz w:val="22"/>
          <w:szCs w:val="22"/>
        </w:rPr>
      </w:pPr>
      <w:r w:rsidRPr="535973C3">
        <w:rPr>
          <w:rFonts w:asciiTheme="minorHAnsi" w:hAnsiTheme="minorHAnsi" w:cstheme="minorBidi"/>
          <w:i/>
          <w:iCs/>
          <w:sz w:val="22"/>
          <w:szCs w:val="22"/>
        </w:rPr>
        <w:t>Paste or attach the project UCD here</w:t>
      </w:r>
    </w:p>
    <w:p w14:paraId="0F53875E" w14:textId="6D2514CE" w:rsidR="008B4B01" w:rsidRDefault="008B4B01" w:rsidP="535973C3"/>
    <w:p w14:paraId="2694C618" w14:textId="4772DCC0" w:rsidR="008B4B01" w:rsidRDefault="008B4B01" w:rsidP="008B4B01">
      <w:ins w:id="5" w:author="JUSTIN WONG CHUNG SUM" w:date="2025-11-03T05:30:00Z">
        <w:r>
          <w:rPr>
            <w:noProof/>
          </w:rPr>
          <w:drawing>
            <wp:inline distT="0" distB="0" distL="0" distR="0" wp14:anchorId="662C08C5" wp14:editId="4257553C">
              <wp:extent cx="4600575" cy="5724525"/>
              <wp:effectExtent l="0" t="0" r="0" b="0"/>
              <wp:docPr id="486084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84400" name=""/>
                      <pic:cNvPicPr/>
                    </pic:nvPicPr>
                    <pic:blipFill>
                      <a:blip r:embed="rId8">
                        <a:extLst>
                          <a:ext uri="{28A0092B-C50C-407E-A947-70E740481C1C}">
                            <a14:useLocalDpi xmlns:a14="http://schemas.microsoft.com/office/drawing/2010/main" val="0"/>
                          </a:ext>
                        </a:extLst>
                      </a:blip>
                      <a:stretch>
                        <a:fillRect/>
                      </a:stretch>
                    </pic:blipFill>
                    <pic:spPr>
                      <a:xfrm>
                        <a:off x="0" y="0"/>
                        <a:ext cx="4600575" cy="5724525"/>
                      </a:xfrm>
                      <a:prstGeom prst="rect">
                        <a:avLst/>
                      </a:prstGeom>
                    </pic:spPr>
                  </pic:pic>
                </a:graphicData>
              </a:graphic>
            </wp:inline>
          </w:drawing>
        </w:r>
      </w:ins>
    </w:p>
    <w:p w14:paraId="3A531326" w14:textId="77777777" w:rsidR="008B4B01" w:rsidRPr="008B4B01" w:rsidRDefault="008B4B01" w:rsidP="008B4B01"/>
    <w:p w14:paraId="675742DD" w14:textId="50B16E59" w:rsidR="008B4B01" w:rsidRDefault="008B4B01" w:rsidP="008B4B01">
      <w:pPr>
        <w:pStyle w:val="Heading2"/>
      </w:pPr>
      <w:bookmarkStart w:id="6" w:name="_Toc211958878"/>
      <w:r>
        <w:t>Prototype</w:t>
      </w:r>
      <w:bookmarkEnd w:id="6"/>
    </w:p>
    <w:p w14:paraId="0E391DBE" w14:textId="3D6887F2" w:rsidR="008B4B01" w:rsidRPr="008B4B01" w:rsidRDefault="008B4B01" w:rsidP="008B4B01">
      <w:pPr>
        <w:rPr>
          <w:rFonts w:asciiTheme="minorHAnsi" w:hAnsiTheme="minorHAnsi" w:cstheme="minorHAnsi"/>
          <w:i/>
          <w:iCs/>
          <w:sz w:val="22"/>
          <w:szCs w:val="22"/>
        </w:rPr>
      </w:pPr>
      <w:r w:rsidRPr="008B4B01">
        <w:rPr>
          <w:rFonts w:asciiTheme="minorHAnsi" w:hAnsiTheme="minorHAnsi" w:cstheme="minorHAnsi"/>
          <w:i/>
          <w:iCs/>
          <w:sz w:val="22"/>
          <w:szCs w:val="22"/>
        </w:rPr>
        <w:t>Attach the project prototype here</w:t>
      </w:r>
    </w:p>
    <w:p w14:paraId="4E20AE7A" w14:textId="77777777" w:rsidR="008B4B01" w:rsidRDefault="008B4B01" w:rsidP="008B4B01"/>
    <w:p w14:paraId="7FF887C6" w14:textId="77777777" w:rsidR="008B4B01" w:rsidRDefault="008B4B01" w:rsidP="008B4B01"/>
    <w:p w14:paraId="7AFEE684" w14:textId="77777777" w:rsidR="008B4B01" w:rsidRPr="008B4B01" w:rsidRDefault="008B4B01" w:rsidP="008B4B01"/>
    <w:p w14:paraId="422DD84E" w14:textId="678B555D" w:rsidR="008B4B01" w:rsidRDefault="008B4B01" w:rsidP="008B4B01">
      <w:pPr>
        <w:pStyle w:val="Heading2"/>
      </w:pPr>
      <w:bookmarkStart w:id="7" w:name="_Toc211958879"/>
      <w:r>
        <w:t>Entity Relationship Diagram</w:t>
      </w:r>
      <w:bookmarkEnd w:id="7"/>
    </w:p>
    <w:p w14:paraId="63373855" w14:textId="1EDE3800" w:rsidR="008B4B01" w:rsidRPr="008B4B01" w:rsidRDefault="35B1CEF8" w:rsidP="535973C3">
      <w:pPr>
        <w:rPr>
          <w:rFonts w:asciiTheme="minorHAnsi" w:hAnsiTheme="minorHAnsi" w:cstheme="minorBidi"/>
          <w:i/>
          <w:iCs/>
          <w:sz w:val="22"/>
          <w:szCs w:val="22"/>
        </w:rPr>
      </w:pPr>
      <w:r w:rsidRPr="535973C3">
        <w:rPr>
          <w:rFonts w:asciiTheme="minorHAnsi" w:hAnsiTheme="minorHAnsi" w:cstheme="minorBidi"/>
          <w:i/>
          <w:iCs/>
          <w:sz w:val="22"/>
          <w:szCs w:val="22"/>
        </w:rPr>
        <w:t>Paste or attach the project ERD here</w:t>
      </w:r>
    </w:p>
    <w:p w14:paraId="0EFDD797" w14:textId="13A0978E" w:rsidR="0FD7C71A" w:rsidRDefault="0FD7C71A" w:rsidP="535973C3"/>
    <w:p w14:paraId="009D641A" w14:textId="77777777" w:rsidR="008B4B01" w:rsidRDefault="008B4B01">
      <w:pPr>
        <w:spacing w:after="160" w:line="259" w:lineRule="auto"/>
        <w:rPr>
          <w:rFonts w:asciiTheme="majorHAnsi" w:eastAsiaTheme="majorEastAsia" w:hAnsiTheme="majorHAnsi" w:cstheme="majorBidi"/>
          <w:color w:val="2F5496" w:themeColor="accent1" w:themeShade="BF"/>
          <w:sz w:val="32"/>
          <w:szCs w:val="32"/>
        </w:rPr>
      </w:pPr>
    </w:p>
    <w:p w14:paraId="2E881AB2" w14:textId="77777777" w:rsidR="008B4B01" w:rsidRDefault="008B4B01">
      <w:pPr>
        <w:spacing w:after="160" w:line="259" w:lineRule="auto"/>
        <w:rPr>
          <w:rFonts w:asciiTheme="majorHAnsi" w:eastAsiaTheme="majorEastAsia" w:hAnsiTheme="majorHAnsi" w:cstheme="majorBidi"/>
          <w:color w:val="2F5496" w:themeColor="accent1" w:themeShade="BF"/>
          <w:sz w:val="32"/>
          <w:szCs w:val="32"/>
        </w:rPr>
      </w:pPr>
    </w:p>
    <w:p w14:paraId="1327DE85" w14:textId="77777777" w:rsidR="00B36BAD" w:rsidRDefault="00B36BAD">
      <w:pPr>
        <w:spacing w:after="160" w:line="259" w:lineRule="auto"/>
        <w:rPr>
          <w:rFonts w:asciiTheme="majorHAnsi" w:eastAsiaTheme="majorEastAsia" w:hAnsiTheme="majorHAnsi" w:cstheme="majorBidi"/>
          <w:color w:val="2F5496" w:themeColor="accent1" w:themeShade="BF"/>
          <w:sz w:val="32"/>
          <w:szCs w:val="32"/>
        </w:rPr>
      </w:pPr>
      <w:bookmarkStart w:id="8" w:name="_Toc211958880"/>
      <w:r>
        <w:br w:type="page"/>
      </w:r>
    </w:p>
    <w:p w14:paraId="688B3378" w14:textId="019D85EF" w:rsidR="00D06490" w:rsidRPr="00D06490" w:rsidRDefault="00D06490" w:rsidP="00D06490">
      <w:pPr>
        <w:pStyle w:val="Heading1"/>
      </w:pPr>
      <w:r w:rsidRPr="00D06490">
        <w:lastRenderedPageBreak/>
        <w:t>Functional Requirements</w:t>
      </w:r>
      <w:bookmarkEnd w:id="8"/>
    </w:p>
    <w:p w14:paraId="203F6E82" w14:textId="3F42838C" w:rsidR="00487A84" w:rsidRPr="00561836" w:rsidRDefault="5C994BD0" w:rsidP="535973C3">
      <w:pPr>
        <w:rPr>
          <w:rFonts w:asciiTheme="minorHAnsi" w:hAnsiTheme="minorHAnsi" w:cstheme="minorBidi"/>
          <w:i/>
          <w:iCs/>
          <w:color w:val="000000" w:themeColor="text1"/>
          <w:sz w:val="22"/>
          <w:szCs w:val="22"/>
        </w:rPr>
      </w:pPr>
      <w:r w:rsidRPr="535973C3">
        <w:rPr>
          <w:rFonts w:asciiTheme="minorHAnsi" w:hAnsiTheme="minorHAnsi" w:cstheme="minorBidi"/>
          <w:i/>
          <w:iCs/>
          <w:color w:val="000000" w:themeColor="text1"/>
          <w:sz w:val="22"/>
          <w:szCs w:val="22"/>
        </w:rPr>
        <w:t>This section outlines the specific features and functionalities that the system must provide. It should clearly describe what the system is expected to do to meet user needs and project objectives.</w:t>
      </w:r>
    </w:p>
    <w:p w14:paraId="2A0C74E2" w14:textId="468C7580" w:rsidR="00D06490" w:rsidRDefault="53EF7AEF" w:rsidP="535973C3">
      <w:pPr>
        <w:rPr>
          <w:rFonts w:asciiTheme="minorHAnsi" w:hAnsiTheme="minorHAnsi" w:cstheme="minorBidi"/>
          <w:i/>
          <w:iCs/>
          <w:color w:val="000000" w:themeColor="text1"/>
          <w:sz w:val="22"/>
          <w:szCs w:val="22"/>
        </w:rPr>
      </w:pPr>
      <w:r w:rsidRPr="535973C3">
        <w:rPr>
          <w:rFonts w:asciiTheme="minorHAnsi" w:hAnsiTheme="minorHAnsi" w:cstheme="minorBidi"/>
          <w:i/>
          <w:iCs/>
          <w:color w:val="000000" w:themeColor="text1"/>
          <w:sz w:val="22"/>
          <w:szCs w:val="22"/>
        </w:rPr>
        <w:t>-------------------------------------------------------------------------------------------------------------------------------------</w:t>
      </w:r>
    </w:p>
    <w:p w14:paraId="78084AD9" w14:textId="36BCEB50" w:rsidR="53EF7AEF" w:rsidRDefault="53EF7AEF" w:rsidP="535973C3">
      <w:pPr>
        <w:rPr>
          <w:rFonts w:asciiTheme="minorHAnsi" w:eastAsiaTheme="minorEastAsia" w:hAnsiTheme="minorHAnsi" w:cstheme="minorBidi"/>
          <w:b/>
          <w:bCs/>
          <w:sz w:val="32"/>
          <w:szCs w:val="32"/>
          <w:u w:val="single"/>
        </w:rPr>
      </w:pPr>
      <w:r w:rsidRPr="535973C3">
        <w:rPr>
          <w:rFonts w:asciiTheme="minorHAnsi" w:eastAsiaTheme="minorEastAsia" w:hAnsiTheme="minorHAnsi" w:cstheme="minorBidi"/>
          <w:b/>
          <w:bCs/>
          <w:sz w:val="32"/>
          <w:szCs w:val="32"/>
          <w:u w:val="single"/>
        </w:rPr>
        <w:t>Functional Requirements</w:t>
      </w:r>
    </w:p>
    <w:p w14:paraId="6C05E030" w14:textId="25098036" w:rsidR="53EF7AEF" w:rsidRDefault="53EF7AEF" w:rsidP="535973C3">
      <w:pPr>
        <w:spacing w:before="240" w:after="240"/>
      </w:pPr>
      <w:r w:rsidRPr="535973C3">
        <w:rPr>
          <w:rFonts w:ascii="Calibri" w:eastAsia="Calibri" w:hAnsi="Calibri" w:cs="Calibri"/>
          <w:sz w:val="22"/>
          <w:szCs w:val="22"/>
        </w:rPr>
        <w:t xml:space="preserve">The following functional requirements describe how </w:t>
      </w:r>
      <w:proofErr w:type="spellStart"/>
      <w:r w:rsidRPr="535973C3">
        <w:rPr>
          <w:rFonts w:ascii="Calibri" w:eastAsia="Calibri" w:hAnsi="Calibri" w:cs="Calibri"/>
          <w:b/>
          <w:bCs/>
          <w:sz w:val="22"/>
          <w:szCs w:val="22"/>
        </w:rPr>
        <w:t>HealthEase</w:t>
      </w:r>
      <w:proofErr w:type="spellEnd"/>
      <w:r w:rsidRPr="535973C3">
        <w:rPr>
          <w:rFonts w:ascii="Calibri" w:eastAsia="Calibri" w:hAnsi="Calibri" w:cs="Calibri"/>
          <w:sz w:val="22"/>
          <w:szCs w:val="22"/>
        </w:rPr>
        <w:t xml:space="preserve"> will meet the core needs of users and administrators during Part 1 of development.</w:t>
      </w:r>
    </w:p>
    <w:p w14:paraId="75763811" w14:textId="3BA237E3" w:rsidR="53EF7AEF" w:rsidRDefault="53EF7AEF" w:rsidP="535973C3">
      <w:pPr>
        <w:pStyle w:val="ListParagraph"/>
        <w:numPr>
          <w:ilvl w:val="0"/>
          <w:numId w:val="1"/>
        </w:numPr>
        <w:spacing w:before="240" w:after="240"/>
        <w:rPr>
          <w:rFonts w:ascii="Calibri" w:eastAsia="Calibri" w:hAnsi="Calibri" w:cs="Calibri"/>
          <w:b/>
          <w:bCs/>
          <w:sz w:val="22"/>
          <w:szCs w:val="22"/>
        </w:rPr>
      </w:pPr>
      <w:r w:rsidRPr="535973C3">
        <w:rPr>
          <w:rFonts w:ascii="Calibri" w:eastAsia="Calibri" w:hAnsi="Calibri" w:cs="Calibri"/>
          <w:b/>
          <w:bCs/>
          <w:sz w:val="22"/>
          <w:szCs w:val="22"/>
        </w:rPr>
        <w:t>Visitors can browse products and services.</w:t>
      </w:r>
    </w:p>
    <w:p w14:paraId="6C982260" w14:textId="02386B93" w:rsidR="53EF7AEF" w:rsidRDefault="53EF7AEF" w:rsidP="535973C3">
      <w:pPr>
        <w:pStyle w:val="ListParagraph"/>
        <w:numPr>
          <w:ilvl w:val="1"/>
          <w:numId w:val="1"/>
        </w:numPr>
        <w:spacing w:before="240" w:after="240"/>
        <w:rPr>
          <w:rFonts w:ascii="Calibri" w:eastAsia="Calibri" w:hAnsi="Calibri" w:cs="Calibri"/>
          <w:sz w:val="22"/>
          <w:szCs w:val="22"/>
        </w:rPr>
      </w:pPr>
      <w:r w:rsidRPr="535973C3">
        <w:rPr>
          <w:rFonts w:ascii="Calibri" w:eastAsia="Calibri" w:hAnsi="Calibri" w:cs="Calibri"/>
          <w:sz w:val="22"/>
          <w:szCs w:val="22"/>
        </w:rPr>
        <w:t>Visitors will be able to view a catalogue of affordable health products such as vitamins, supplements, and masks.</w:t>
      </w:r>
    </w:p>
    <w:p w14:paraId="616ACE02" w14:textId="566F317D" w:rsidR="53EF7AEF" w:rsidRDefault="53EF7AEF" w:rsidP="535973C3">
      <w:pPr>
        <w:pStyle w:val="ListParagraph"/>
        <w:numPr>
          <w:ilvl w:val="1"/>
          <w:numId w:val="1"/>
        </w:numPr>
        <w:spacing w:before="240" w:after="240"/>
        <w:rPr>
          <w:rFonts w:ascii="Calibri" w:eastAsia="Calibri" w:hAnsi="Calibri" w:cs="Calibri"/>
          <w:sz w:val="22"/>
          <w:szCs w:val="22"/>
        </w:rPr>
      </w:pPr>
      <w:r w:rsidRPr="535973C3">
        <w:rPr>
          <w:rFonts w:ascii="Calibri" w:eastAsia="Calibri" w:hAnsi="Calibri" w:cs="Calibri"/>
          <w:sz w:val="22"/>
          <w:szCs w:val="22"/>
        </w:rPr>
        <w:t>The product listing page will display essential details like name, price, image, and stock availability.</w:t>
      </w:r>
    </w:p>
    <w:p w14:paraId="363E563F" w14:textId="61D7F69D" w:rsidR="53EF7AEF" w:rsidRDefault="53EF7AEF" w:rsidP="535973C3">
      <w:pPr>
        <w:pStyle w:val="ListParagraph"/>
        <w:numPr>
          <w:ilvl w:val="1"/>
          <w:numId w:val="1"/>
        </w:numPr>
        <w:spacing w:before="240" w:after="240"/>
        <w:rPr>
          <w:rFonts w:ascii="Calibri" w:eastAsia="Calibri" w:hAnsi="Calibri" w:cs="Calibri"/>
          <w:sz w:val="22"/>
          <w:szCs w:val="22"/>
        </w:rPr>
      </w:pPr>
      <w:r w:rsidRPr="535973C3">
        <w:rPr>
          <w:rFonts w:ascii="Calibri" w:eastAsia="Calibri" w:hAnsi="Calibri" w:cs="Calibri"/>
          <w:sz w:val="22"/>
          <w:szCs w:val="22"/>
        </w:rPr>
        <w:t>Filtering and search features will allow users to find products easily based on category or price range.</w:t>
      </w:r>
    </w:p>
    <w:p w14:paraId="7010692A" w14:textId="3D84430C" w:rsidR="53EF7AEF" w:rsidRDefault="53EF7AEF" w:rsidP="535973C3">
      <w:pPr>
        <w:pStyle w:val="ListParagraph"/>
        <w:numPr>
          <w:ilvl w:val="0"/>
          <w:numId w:val="1"/>
        </w:numPr>
        <w:spacing w:before="240" w:after="240"/>
        <w:rPr>
          <w:rFonts w:ascii="Calibri" w:eastAsia="Calibri" w:hAnsi="Calibri" w:cs="Calibri"/>
          <w:b/>
          <w:bCs/>
          <w:sz w:val="22"/>
          <w:szCs w:val="22"/>
        </w:rPr>
      </w:pPr>
      <w:r w:rsidRPr="535973C3">
        <w:rPr>
          <w:rFonts w:ascii="Calibri" w:eastAsia="Calibri" w:hAnsi="Calibri" w:cs="Calibri"/>
          <w:b/>
          <w:bCs/>
          <w:sz w:val="22"/>
          <w:szCs w:val="22"/>
        </w:rPr>
        <w:t>Customers can sign up and log in securely.</w:t>
      </w:r>
    </w:p>
    <w:p w14:paraId="47686014" w14:textId="412D63ED" w:rsidR="53EF7AEF" w:rsidRDefault="53EF7AEF" w:rsidP="535973C3">
      <w:pPr>
        <w:pStyle w:val="ListParagraph"/>
        <w:numPr>
          <w:ilvl w:val="1"/>
          <w:numId w:val="1"/>
        </w:numPr>
        <w:spacing w:before="240" w:after="240"/>
        <w:rPr>
          <w:rFonts w:ascii="Calibri" w:eastAsia="Calibri" w:hAnsi="Calibri" w:cs="Calibri"/>
          <w:sz w:val="22"/>
          <w:szCs w:val="22"/>
        </w:rPr>
      </w:pPr>
      <w:r w:rsidRPr="535973C3">
        <w:rPr>
          <w:rFonts w:ascii="Calibri" w:eastAsia="Calibri" w:hAnsi="Calibri" w:cs="Calibri"/>
          <w:sz w:val="22"/>
          <w:szCs w:val="22"/>
        </w:rPr>
        <w:t>New users can register an account using their email address and password.</w:t>
      </w:r>
    </w:p>
    <w:p w14:paraId="128F9E77" w14:textId="2C2078C2" w:rsidR="53EF7AEF" w:rsidRDefault="53EF7AEF" w:rsidP="535973C3">
      <w:pPr>
        <w:pStyle w:val="ListParagraph"/>
        <w:numPr>
          <w:ilvl w:val="1"/>
          <w:numId w:val="1"/>
        </w:numPr>
        <w:spacing w:before="240" w:after="240"/>
        <w:rPr>
          <w:rFonts w:ascii="Calibri" w:eastAsia="Calibri" w:hAnsi="Calibri" w:cs="Calibri"/>
          <w:sz w:val="22"/>
          <w:szCs w:val="22"/>
        </w:rPr>
      </w:pPr>
      <w:r w:rsidRPr="535973C3">
        <w:rPr>
          <w:rFonts w:ascii="Calibri" w:eastAsia="Calibri" w:hAnsi="Calibri" w:cs="Calibri"/>
          <w:sz w:val="22"/>
          <w:szCs w:val="22"/>
        </w:rPr>
        <w:t>Passwords will be stored securely using hashing.</w:t>
      </w:r>
    </w:p>
    <w:p w14:paraId="1C37A24B" w14:textId="06B7B70C" w:rsidR="53EF7AEF" w:rsidRDefault="53EF7AEF" w:rsidP="535973C3">
      <w:pPr>
        <w:pStyle w:val="ListParagraph"/>
        <w:numPr>
          <w:ilvl w:val="1"/>
          <w:numId w:val="1"/>
        </w:numPr>
        <w:spacing w:before="240" w:after="240"/>
        <w:rPr>
          <w:rFonts w:ascii="Calibri" w:eastAsia="Calibri" w:hAnsi="Calibri" w:cs="Calibri"/>
          <w:sz w:val="22"/>
          <w:szCs w:val="22"/>
        </w:rPr>
      </w:pPr>
      <w:r w:rsidRPr="535973C3">
        <w:rPr>
          <w:rFonts w:ascii="Calibri" w:eastAsia="Calibri" w:hAnsi="Calibri" w:cs="Calibri"/>
          <w:sz w:val="22"/>
          <w:szCs w:val="22"/>
        </w:rPr>
        <w:t>Returning users can log in to access their profile, saved cart, and order history.</w:t>
      </w:r>
    </w:p>
    <w:p w14:paraId="42B73A40" w14:textId="0993651E" w:rsidR="53EF7AEF" w:rsidRDefault="53EF7AEF" w:rsidP="535973C3">
      <w:pPr>
        <w:pStyle w:val="ListParagraph"/>
        <w:numPr>
          <w:ilvl w:val="1"/>
          <w:numId w:val="1"/>
        </w:numPr>
        <w:spacing w:before="240" w:after="240"/>
        <w:rPr>
          <w:rFonts w:ascii="Calibri" w:eastAsia="Calibri" w:hAnsi="Calibri" w:cs="Calibri"/>
          <w:sz w:val="22"/>
          <w:szCs w:val="22"/>
        </w:rPr>
      </w:pPr>
      <w:r w:rsidRPr="535973C3">
        <w:rPr>
          <w:rFonts w:ascii="Calibri" w:eastAsia="Calibri" w:hAnsi="Calibri" w:cs="Calibri"/>
          <w:sz w:val="22"/>
          <w:szCs w:val="22"/>
        </w:rPr>
        <w:t>Two-factor authentication (2FA) may be implemented for added security.</w:t>
      </w:r>
    </w:p>
    <w:p w14:paraId="1130AD70" w14:textId="29A4B1EF" w:rsidR="53EF7AEF" w:rsidRDefault="53EF7AEF" w:rsidP="535973C3">
      <w:pPr>
        <w:pStyle w:val="ListParagraph"/>
        <w:numPr>
          <w:ilvl w:val="0"/>
          <w:numId w:val="1"/>
        </w:numPr>
        <w:spacing w:before="240" w:after="240"/>
        <w:rPr>
          <w:rFonts w:ascii="Calibri" w:eastAsia="Calibri" w:hAnsi="Calibri" w:cs="Calibri"/>
          <w:b/>
          <w:bCs/>
          <w:sz w:val="22"/>
          <w:szCs w:val="22"/>
        </w:rPr>
      </w:pPr>
      <w:r w:rsidRPr="535973C3">
        <w:rPr>
          <w:rFonts w:ascii="Calibri" w:eastAsia="Calibri" w:hAnsi="Calibri" w:cs="Calibri"/>
          <w:b/>
          <w:bCs/>
          <w:sz w:val="22"/>
          <w:szCs w:val="22"/>
        </w:rPr>
        <w:t>Customers can manage their shopping cart.</w:t>
      </w:r>
    </w:p>
    <w:p w14:paraId="790BAF23" w14:textId="2DE1C5ED" w:rsidR="53EF7AEF" w:rsidRDefault="53EF7AEF" w:rsidP="535973C3">
      <w:pPr>
        <w:pStyle w:val="ListParagraph"/>
        <w:numPr>
          <w:ilvl w:val="1"/>
          <w:numId w:val="1"/>
        </w:numPr>
        <w:spacing w:before="240" w:after="240"/>
        <w:rPr>
          <w:rFonts w:ascii="Calibri" w:eastAsia="Calibri" w:hAnsi="Calibri" w:cs="Calibri"/>
          <w:sz w:val="22"/>
          <w:szCs w:val="22"/>
        </w:rPr>
      </w:pPr>
      <w:r w:rsidRPr="535973C3">
        <w:rPr>
          <w:rFonts w:ascii="Calibri" w:eastAsia="Calibri" w:hAnsi="Calibri" w:cs="Calibri"/>
          <w:sz w:val="22"/>
          <w:szCs w:val="22"/>
        </w:rPr>
        <w:t>Logged-in users can add products to the cart, update quantities, or remove items.</w:t>
      </w:r>
    </w:p>
    <w:p w14:paraId="3FE8A945" w14:textId="004F815E" w:rsidR="53EF7AEF" w:rsidRDefault="53EF7AEF" w:rsidP="535973C3">
      <w:pPr>
        <w:pStyle w:val="ListParagraph"/>
        <w:numPr>
          <w:ilvl w:val="1"/>
          <w:numId w:val="1"/>
        </w:numPr>
        <w:spacing w:before="240" w:after="240"/>
        <w:rPr>
          <w:rFonts w:ascii="Calibri" w:eastAsia="Calibri" w:hAnsi="Calibri" w:cs="Calibri"/>
          <w:sz w:val="22"/>
          <w:szCs w:val="22"/>
        </w:rPr>
      </w:pPr>
      <w:r w:rsidRPr="535973C3">
        <w:rPr>
          <w:rFonts w:ascii="Calibri" w:eastAsia="Calibri" w:hAnsi="Calibri" w:cs="Calibri"/>
          <w:sz w:val="22"/>
          <w:szCs w:val="22"/>
        </w:rPr>
        <w:t>The system will automatically update the total cost as quantities change.</w:t>
      </w:r>
    </w:p>
    <w:p w14:paraId="53680AB7" w14:textId="2151D80F" w:rsidR="53EF7AEF" w:rsidRDefault="53EF7AEF" w:rsidP="535973C3">
      <w:pPr>
        <w:pStyle w:val="ListParagraph"/>
        <w:numPr>
          <w:ilvl w:val="1"/>
          <w:numId w:val="1"/>
        </w:numPr>
        <w:spacing w:before="240" w:after="240"/>
        <w:rPr>
          <w:rFonts w:ascii="Calibri" w:eastAsia="Calibri" w:hAnsi="Calibri" w:cs="Calibri"/>
          <w:sz w:val="22"/>
          <w:szCs w:val="22"/>
        </w:rPr>
      </w:pPr>
      <w:r w:rsidRPr="535973C3">
        <w:rPr>
          <w:rFonts w:ascii="Calibri" w:eastAsia="Calibri" w:hAnsi="Calibri" w:cs="Calibri"/>
          <w:sz w:val="22"/>
          <w:szCs w:val="22"/>
        </w:rPr>
        <w:t>Cart contents will be saved in the database so users can retain their cart even after logging out.</w:t>
      </w:r>
    </w:p>
    <w:p w14:paraId="0E8ABF04" w14:textId="0CA2A261" w:rsidR="53EF7AEF" w:rsidRDefault="53EF7AEF" w:rsidP="535973C3">
      <w:pPr>
        <w:pStyle w:val="ListParagraph"/>
        <w:numPr>
          <w:ilvl w:val="0"/>
          <w:numId w:val="1"/>
        </w:numPr>
        <w:spacing w:before="240" w:after="240"/>
        <w:rPr>
          <w:rFonts w:ascii="Calibri" w:eastAsia="Calibri" w:hAnsi="Calibri" w:cs="Calibri"/>
          <w:b/>
          <w:bCs/>
          <w:sz w:val="22"/>
          <w:szCs w:val="22"/>
        </w:rPr>
      </w:pPr>
      <w:r w:rsidRPr="535973C3">
        <w:rPr>
          <w:rFonts w:ascii="Calibri" w:eastAsia="Calibri" w:hAnsi="Calibri" w:cs="Calibri"/>
          <w:b/>
          <w:bCs/>
          <w:sz w:val="22"/>
          <w:szCs w:val="22"/>
        </w:rPr>
        <w:t>Administrators can manage product details.</w:t>
      </w:r>
    </w:p>
    <w:p w14:paraId="7FDD541E" w14:textId="4E67B4D1" w:rsidR="53EF7AEF" w:rsidRDefault="53EF7AEF" w:rsidP="535973C3">
      <w:pPr>
        <w:pStyle w:val="ListParagraph"/>
        <w:numPr>
          <w:ilvl w:val="1"/>
          <w:numId w:val="1"/>
        </w:numPr>
        <w:spacing w:before="240" w:after="240"/>
        <w:rPr>
          <w:rFonts w:ascii="Calibri" w:eastAsia="Calibri" w:hAnsi="Calibri" w:cs="Calibri"/>
          <w:sz w:val="22"/>
          <w:szCs w:val="22"/>
        </w:rPr>
      </w:pPr>
      <w:r w:rsidRPr="535973C3">
        <w:rPr>
          <w:rFonts w:ascii="Calibri" w:eastAsia="Calibri" w:hAnsi="Calibri" w:cs="Calibri"/>
          <w:sz w:val="22"/>
          <w:szCs w:val="22"/>
        </w:rPr>
        <w:t>Admin users will have access to an admin dashboard to perform CRUD operations on products.</w:t>
      </w:r>
    </w:p>
    <w:p w14:paraId="68C5F5DD" w14:textId="27C279D0" w:rsidR="53EF7AEF" w:rsidRDefault="53EF7AEF" w:rsidP="535973C3">
      <w:pPr>
        <w:pStyle w:val="ListParagraph"/>
        <w:numPr>
          <w:ilvl w:val="1"/>
          <w:numId w:val="1"/>
        </w:numPr>
        <w:spacing w:before="240" w:after="240"/>
        <w:rPr>
          <w:rFonts w:ascii="Calibri" w:eastAsia="Calibri" w:hAnsi="Calibri" w:cs="Calibri"/>
          <w:sz w:val="22"/>
          <w:szCs w:val="22"/>
        </w:rPr>
      </w:pPr>
      <w:r w:rsidRPr="535973C3">
        <w:rPr>
          <w:rFonts w:ascii="Calibri" w:eastAsia="Calibri" w:hAnsi="Calibri" w:cs="Calibri"/>
          <w:sz w:val="22"/>
          <w:szCs w:val="22"/>
        </w:rPr>
        <w:t>They can add new products, edit existing ones (price, description, image, stock), and delete discontinued items.</w:t>
      </w:r>
    </w:p>
    <w:p w14:paraId="72F6ECEB" w14:textId="5A2386CC" w:rsidR="53EF7AEF" w:rsidRDefault="53EF7AEF" w:rsidP="535973C3">
      <w:pPr>
        <w:pStyle w:val="ListParagraph"/>
        <w:numPr>
          <w:ilvl w:val="1"/>
          <w:numId w:val="1"/>
        </w:numPr>
        <w:spacing w:before="240" w:after="240"/>
        <w:rPr>
          <w:rFonts w:ascii="Calibri" w:eastAsia="Calibri" w:hAnsi="Calibri" w:cs="Calibri"/>
          <w:sz w:val="22"/>
          <w:szCs w:val="22"/>
        </w:rPr>
      </w:pPr>
      <w:r w:rsidRPr="535973C3">
        <w:rPr>
          <w:rFonts w:ascii="Calibri" w:eastAsia="Calibri" w:hAnsi="Calibri" w:cs="Calibri"/>
          <w:sz w:val="22"/>
          <w:szCs w:val="22"/>
        </w:rPr>
        <w:t>The interface will validate all inputs before saving changes to the database.</w:t>
      </w:r>
    </w:p>
    <w:p w14:paraId="7CA892E5" w14:textId="497E8342" w:rsidR="53EF7AEF" w:rsidRDefault="53EF7AEF" w:rsidP="535973C3">
      <w:pPr>
        <w:pStyle w:val="ListParagraph"/>
        <w:numPr>
          <w:ilvl w:val="0"/>
          <w:numId w:val="1"/>
        </w:numPr>
        <w:spacing w:before="240" w:after="240"/>
        <w:rPr>
          <w:rFonts w:ascii="Calibri" w:eastAsia="Calibri" w:hAnsi="Calibri" w:cs="Calibri"/>
          <w:b/>
          <w:bCs/>
          <w:sz w:val="22"/>
          <w:szCs w:val="22"/>
        </w:rPr>
      </w:pPr>
      <w:r w:rsidRPr="535973C3">
        <w:rPr>
          <w:rFonts w:ascii="Calibri" w:eastAsia="Calibri" w:hAnsi="Calibri" w:cs="Calibri"/>
          <w:b/>
          <w:bCs/>
          <w:sz w:val="22"/>
          <w:szCs w:val="22"/>
        </w:rPr>
        <w:t>Front-end and back-end validations are implemented.</w:t>
      </w:r>
    </w:p>
    <w:p w14:paraId="261FCC20" w14:textId="65BB9F48" w:rsidR="53EF7AEF" w:rsidRDefault="53EF7AEF" w:rsidP="535973C3">
      <w:pPr>
        <w:pStyle w:val="ListParagraph"/>
        <w:numPr>
          <w:ilvl w:val="1"/>
          <w:numId w:val="1"/>
        </w:numPr>
        <w:spacing w:before="240" w:after="240"/>
        <w:rPr>
          <w:rFonts w:ascii="Calibri" w:eastAsia="Calibri" w:hAnsi="Calibri" w:cs="Calibri"/>
          <w:sz w:val="22"/>
          <w:szCs w:val="22"/>
        </w:rPr>
      </w:pPr>
      <w:r w:rsidRPr="535973C3">
        <w:rPr>
          <w:rFonts w:ascii="Calibri" w:eastAsia="Calibri" w:hAnsi="Calibri" w:cs="Calibri"/>
          <w:sz w:val="22"/>
          <w:szCs w:val="22"/>
        </w:rPr>
        <w:t>All forms (login, registration, product management, and checkout) will validate inputs before submission.</w:t>
      </w:r>
    </w:p>
    <w:p w14:paraId="3C37733F" w14:textId="66E82F02" w:rsidR="53EF7AEF" w:rsidRDefault="53EF7AEF" w:rsidP="535973C3">
      <w:pPr>
        <w:pStyle w:val="ListParagraph"/>
        <w:numPr>
          <w:ilvl w:val="1"/>
          <w:numId w:val="1"/>
        </w:numPr>
        <w:spacing w:before="240" w:after="240"/>
        <w:rPr>
          <w:rFonts w:ascii="Calibri" w:eastAsia="Calibri" w:hAnsi="Calibri" w:cs="Calibri"/>
          <w:sz w:val="22"/>
          <w:szCs w:val="22"/>
        </w:rPr>
      </w:pPr>
      <w:r w:rsidRPr="535973C3">
        <w:rPr>
          <w:rFonts w:ascii="Calibri" w:eastAsia="Calibri" w:hAnsi="Calibri" w:cs="Calibri"/>
          <w:sz w:val="22"/>
          <w:szCs w:val="22"/>
        </w:rPr>
        <w:lastRenderedPageBreak/>
        <w:t>Invalid or incomplete data (e.g., missing fields, wrong formats) will be rejected.</w:t>
      </w:r>
    </w:p>
    <w:p w14:paraId="5F20FDFB" w14:textId="275ABB7D" w:rsidR="53EF7AEF" w:rsidRDefault="53EF7AEF" w:rsidP="535973C3">
      <w:pPr>
        <w:pStyle w:val="ListParagraph"/>
        <w:numPr>
          <w:ilvl w:val="1"/>
          <w:numId w:val="1"/>
        </w:numPr>
        <w:spacing w:before="240" w:after="240"/>
        <w:rPr>
          <w:rFonts w:ascii="Calibri" w:eastAsia="Calibri" w:hAnsi="Calibri" w:cs="Calibri"/>
          <w:sz w:val="22"/>
          <w:szCs w:val="22"/>
        </w:rPr>
      </w:pPr>
      <w:r w:rsidRPr="535973C3">
        <w:rPr>
          <w:rFonts w:ascii="Calibri" w:eastAsia="Calibri" w:hAnsi="Calibri" w:cs="Calibri"/>
          <w:sz w:val="22"/>
          <w:szCs w:val="22"/>
        </w:rPr>
        <w:t>Server-side validation will ensure that only clean and verified data are stored in the database.</w:t>
      </w:r>
    </w:p>
    <w:p w14:paraId="6C3AEE3A" w14:textId="45B8B23B" w:rsidR="53EF7AEF" w:rsidRDefault="53EF7AEF" w:rsidP="535973C3">
      <w:pPr>
        <w:pStyle w:val="ListParagraph"/>
        <w:numPr>
          <w:ilvl w:val="0"/>
          <w:numId w:val="1"/>
        </w:numPr>
        <w:spacing w:before="240" w:after="240"/>
        <w:rPr>
          <w:rFonts w:ascii="Calibri" w:eastAsia="Calibri" w:hAnsi="Calibri" w:cs="Calibri"/>
          <w:b/>
          <w:bCs/>
          <w:sz w:val="22"/>
          <w:szCs w:val="22"/>
        </w:rPr>
      </w:pPr>
      <w:r w:rsidRPr="535973C3">
        <w:rPr>
          <w:rFonts w:ascii="Calibri" w:eastAsia="Calibri" w:hAnsi="Calibri" w:cs="Calibri"/>
          <w:b/>
          <w:bCs/>
          <w:sz w:val="22"/>
          <w:szCs w:val="22"/>
        </w:rPr>
        <w:t>Customer experience and navigation.</w:t>
      </w:r>
    </w:p>
    <w:p w14:paraId="3AC4F444" w14:textId="62F52950" w:rsidR="53EF7AEF" w:rsidRDefault="53EF7AEF" w:rsidP="535973C3">
      <w:pPr>
        <w:pStyle w:val="ListParagraph"/>
        <w:numPr>
          <w:ilvl w:val="1"/>
          <w:numId w:val="1"/>
        </w:numPr>
        <w:spacing w:before="240" w:after="240"/>
        <w:rPr>
          <w:rFonts w:ascii="Calibri" w:eastAsia="Calibri" w:hAnsi="Calibri" w:cs="Calibri"/>
          <w:sz w:val="22"/>
          <w:szCs w:val="22"/>
        </w:rPr>
      </w:pPr>
      <w:r w:rsidRPr="535973C3">
        <w:rPr>
          <w:rFonts w:ascii="Calibri" w:eastAsia="Calibri" w:hAnsi="Calibri" w:cs="Calibri"/>
          <w:sz w:val="22"/>
          <w:szCs w:val="22"/>
        </w:rPr>
        <w:t>Users can easily navigate between product pages, cart, and checkout.</w:t>
      </w:r>
    </w:p>
    <w:p w14:paraId="26312FFA" w14:textId="20BE4586" w:rsidR="53EF7AEF" w:rsidRDefault="53EF7AEF" w:rsidP="535973C3">
      <w:pPr>
        <w:pStyle w:val="ListParagraph"/>
        <w:numPr>
          <w:ilvl w:val="1"/>
          <w:numId w:val="1"/>
        </w:numPr>
        <w:spacing w:before="240" w:after="240"/>
        <w:rPr>
          <w:rFonts w:ascii="Calibri" w:eastAsia="Calibri" w:hAnsi="Calibri" w:cs="Calibri"/>
          <w:sz w:val="22"/>
          <w:szCs w:val="22"/>
        </w:rPr>
      </w:pPr>
      <w:r w:rsidRPr="535973C3">
        <w:rPr>
          <w:rFonts w:ascii="Calibri" w:eastAsia="Calibri" w:hAnsi="Calibri" w:cs="Calibri"/>
          <w:sz w:val="22"/>
          <w:szCs w:val="22"/>
        </w:rPr>
        <w:t>The layout will be intuitive and mobile-friendly to ensure accessibility for all users.</w:t>
      </w:r>
    </w:p>
    <w:p w14:paraId="06820BAF" w14:textId="2C10B786" w:rsidR="535973C3" w:rsidRDefault="535973C3" w:rsidP="535973C3">
      <w:pPr>
        <w:rPr>
          <w:rFonts w:asciiTheme="minorHAnsi" w:hAnsiTheme="minorHAnsi" w:cstheme="minorBidi"/>
          <w:i/>
          <w:iCs/>
          <w:color w:val="000000" w:themeColor="text1"/>
          <w:sz w:val="22"/>
          <w:szCs w:val="22"/>
        </w:rPr>
      </w:pPr>
    </w:p>
    <w:p w14:paraId="6E600C48" w14:textId="77777777" w:rsidR="00D06490" w:rsidRDefault="00D06490">
      <w:pPr>
        <w:spacing w:after="160" w:line="259" w:lineRule="auto"/>
        <w:rPr>
          <w:rFonts w:asciiTheme="majorHAnsi" w:eastAsiaTheme="majorEastAsia" w:hAnsiTheme="majorHAnsi" w:cstheme="majorBidi"/>
          <w:color w:val="2F5496" w:themeColor="accent1" w:themeShade="BF"/>
          <w:sz w:val="32"/>
          <w:szCs w:val="32"/>
        </w:rPr>
      </w:pPr>
      <w:r>
        <w:br w:type="page"/>
      </w:r>
    </w:p>
    <w:p w14:paraId="58EABAC2" w14:textId="77777777" w:rsidR="001D334D" w:rsidRDefault="001D334D" w:rsidP="00D06490">
      <w:pPr>
        <w:pStyle w:val="Heading1"/>
        <w:sectPr w:rsidR="001D334D">
          <w:headerReference w:type="default" r:id="rId9"/>
          <w:footerReference w:type="default" r:id="rId10"/>
          <w:pgSz w:w="11906" w:h="16838"/>
          <w:pgMar w:top="1440" w:right="1440" w:bottom="1440" w:left="1440" w:header="708" w:footer="708" w:gutter="0"/>
          <w:cols w:space="708"/>
          <w:docGrid w:linePitch="360"/>
        </w:sectPr>
      </w:pPr>
    </w:p>
    <w:p w14:paraId="58550CB1" w14:textId="6F88CE52" w:rsidR="00D06490" w:rsidRPr="00D06490" w:rsidRDefault="00D06490" w:rsidP="00D06490">
      <w:pPr>
        <w:pStyle w:val="Heading1"/>
      </w:pPr>
      <w:bookmarkStart w:id="9" w:name="_Toc211958881"/>
      <w:r w:rsidRPr="00D06490">
        <w:lastRenderedPageBreak/>
        <w:t>Project Schedule, Milestones, and Work Allocation</w:t>
      </w:r>
      <w:bookmarkEnd w:id="9"/>
    </w:p>
    <w:p w14:paraId="51D4D53D" w14:textId="1A3F0113" w:rsidR="00D06490" w:rsidRPr="00561836" w:rsidRDefault="00D06490" w:rsidP="00D06490">
      <w:pPr>
        <w:rPr>
          <w:rFonts w:asciiTheme="minorHAnsi" w:hAnsiTheme="minorHAnsi" w:cstheme="minorHAnsi"/>
          <w:i/>
          <w:iCs/>
          <w:color w:val="000000" w:themeColor="text1"/>
          <w:sz w:val="22"/>
          <w:szCs w:val="22"/>
        </w:rPr>
      </w:pPr>
      <w:r w:rsidRPr="00561836">
        <w:rPr>
          <w:rFonts w:asciiTheme="minorHAnsi" w:hAnsiTheme="minorHAnsi" w:cstheme="minorHAnsi"/>
          <w:i/>
          <w:iCs/>
          <w:color w:val="000000" w:themeColor="text1"/>
          <w:sz w:val="22"/>
          <w:szCs w:val="22"/>
        </w:rPr>
        <w:t xml:space="preserve">This section should provide a detailed breakdown of the project timeline, key milestones, and the specific tasks assigned to each team member. Careful planning is required, as each member will be assessed individually based on their contribution, effort, and teamwork. This </w:t>
      </w:r>
      <w:r w:rsidR="00561836">
        <w:rPr>
          <w:rFonts w:asciiTheme="minorHAnsi" w:hAnsiTheme="minorHAnsi" w:cstheme="minorHAnsi"/>
          <w:i/>
          <w:iCs/>
          <w:color w:val="000000" w:themeColor="text1"/>
          <w:sz w:val="22"/>
          <w:szCs w:val="22"/>
        </w:rPr>
        <w:t>section</w:t>
      </w:r>
      <w:r w:rsidRPr="00561836">
        <w:rPr>
          <w:rFonts w:asciiTheme="minorHAnsi" w:hAnsiTheme="minorHAnsi" w:cstheme="minorHAnsi"/>
          <w:i/>
          <w:iCs/>
          <w:color w:val="000000" w:themeColor="text1"/>
          <w:sz w:val="22"/>
          <w:szCs w:val="22"/>
        </w:rPr>
        <w:t xml:space="preserve"> also serves as a reference for both the team and supervisor to monitor project progress. </w:t>
      </w:r>
    </w:p>
    <w:p w14:paraId="6D05776C" w14:textId="77777777" w:rsidR="00D06490" w:rsidRPr="00D06490" w:rsidRDefault="00D06490" w:rsidP="00D06490">
      <w:pPr>
        <w:rPr>
          <w:rFonts w:asciiTheme="minorHAnsi" w:hAnsiTheme="minorHAnsi" w:cstheme="minorHAnsi"/>
          <w:color w:val="000000" w:themeColor="text1"/>
          <w:sz w:val="22"/>
          <w:szCs w:val="22"/>
        </w:rPr>
      </w:pPr>
    </w:p>
    <w:p w14:paraId="43CE6F32" w14:textId="768AABDA" w:rsidR="008B4B01" w:rsidRDefault="008B4B01" w:rsidP="005C5D04">
      <w:pPr>
        <w:pStyle w:val="Heading2"/>
      </w:pPr>
      <w:bookmarkStart w:id="10" w:name="_Toc211958882"/>
      <w:r>
        <w:t>Project Timeline</w:t>
      </w:r>
      <w:bookmarkEnd w:id="10"/>
    </w:p>
    <w:p w14:paraId="0B2D3830" w14:textId="567F30AC" w:rsidR="005C5D04" w:rsidRPr="005C5D04" w:rsidRDefault="005C5D04" w:rsidP="005C5D04">
      <w:pPr>
        <w:spacing w:after="240"/>
        <w:rPr>
          <w:rFonts w:asciiTheme="minorHAnsi" w:hAnsiTheme="minorHAnsi" w:cstheme="minorHAnsi"/>
          <w:i/>
          <w:iCs/>
        </w:rPr>
      </w:pPr>
      <w:r w:rsidRPr="005C5D04">
        <w:rPr>
          <w:rFonts w:asciiTheme="minorHAnsi" w:hAnsiTheme="minorHAnsi" w:cstheme="minorHAnsi"/>
          <w:i/>
          <w:iCs/>
        </w:rPr>
        <w:t>Discuss with your team and plan your milestones/tasks</w:t>
      </w:r>
      <w:r>
        <w:rPr>
          <w:rFonts w:asciiTheme="minorHAnsi" w:hAnsiTheme="minorHAnsi" w:cstheme="minorHAnsi"/>
          <w:i/>
          <w:iCs/>
        </w:rPr>
        <w:t>. Below some samples are filled in.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3"/>
        <w:gridCol w:w="1804"/>
        <w:gridCol w:w="6095"/>
        <w:gridCol w:w="3783"/>
        <w:gridCol w:w="1523"/>
      </w:tblGrid>
      <w:tr w:rsidR="00D06490" w14:paraId="7939A8DE" w14:textId="77777777" w:rsidTr="00700F97">
        <w:tc>
          <w:tcPr>
            <w:tcW w:w="743" w:type="dxa"/>
          </w:tcPr>
          <w:p w14:paraId="059C34BD" w14:textId="5E7EE6D4" w:rsidR="00D06490" w:rsidRPr="00D06490" w:rsidRDefault="00D06490" w:rsidP="00D06490">
            <w:pPr>
              <w:jc w:val="center"/>
              <w:rPr>
                <w:rFonts w:asciiTheme="minorHAnsi" w:hAnsiTheme="minorHAnsi" w:cstheme="minorHAnsi"/>
                <w:b/>
                <w:bCs/>
                <w:color w:val="000000" w:themeColor="text1"/>
                <w:sz w:val="22"/>
                <w:szCs w:val="22"/>
              </w:rPr>
            </w:pPr>
            <w:r w:rsidRPr="00D06490">
              <w:rPr>
                <w:rFonts w:asciiTheme="minorHAnsi" w:hAnsiTheme="minorHAnsi" w:cstheme="minorHAnsi"/>
                <w:b/>
                <w:bCs/>
                <w:color w:val="000000" w:themeColor="text1"/>
                <w:sz w:val="22"/>
                <w:szCs w:val="22"/>
              </w:rPr>
              <w:t>Week</w:t>
            </w:r>
          </w:p>
        </w:tc>
        <w:tc>
          <w:tcPr>
            <w:tcW w:w="1804" w:type="dxa"/>
          </w:tcPr>
          <w:p w14:paraId="549FE3FE" w14:textId="3B8F38AC" w:rsidR="00D06490" w:rsidRPr="00D06490" w:rsidRDefault="00D06490" w:rsidP="00D06490">
            <w:pPr>
              <w:jc w:val="center"/>
              <w:rPr>
                <w:rFonts w:asciiTheme="minorHAnsi" w:hAnsiTheme="minorHAnsi" w:cstheme="minorHAnsi"/>
                <w:b/>
                <w:bCs/>
                <w:color w:val="000000" w:themeColor="text1"/>
                <w:sz w:val="22"/>
                <w:szCs w:val="22"/>
              </w:rPr>
            </w:pPr>
            <w:r w:rsidRPr="00D06490">
              <w:rPr>
                <w:rFonts w:asciiTheme="minorHAnsi" w:hAnsiTheme="minorHAnsi" w:cstheme="minorHAnsi"/>
                <w:b/>
                <w:bCs/>
                <w:color w:val="000000" w:themeColor="text1"/>
                <w:sz w:val="22"/>
                <w:szCs w:val="22"/>
              </w:rPr>
              <w:t>Milestone/Task</w:t>
            </w:r>
          </w:p>
        </w:tc>
        <w:tc>
          <w:tcPr>
            <w:tcW w:w="6095" w:type="dxa"/>
          </w:tcPr>
          <w:p w14:paraId="14FA5CFF" w14:textId="6D97BEF3" w:rsidR="00D06490" w:rsidRPr="00D06490" w:rsidRDefault="00D06490" w:rsidP="00D06490">
            <w:pPr>
              <w:jc w:val="center"/>
              <w:rPr>
                <w:rFonts w:asciiTheme="minorHAnsi" w:hAnsiTheme="minorHAnsi" w:cstheme="minorHAnsi"/>
                <w:b/>
                <w:bCs/>
                <w:color w:val="000000" w:themeColor="text1"/>
                <w:sz w:val="22"/>
                <w:szCs w:val="22"/>
              </w:rPr>
            </w:pPr>
            <w:r w:rsidRPr="00D06490">
              <w:rPr>
                <w:rFonts w:asciiTheme="minorHAnsi" w:hAnsiTheme="minorHAnsi" w:cstheme="minorHAnsi"/>
                <w:b/>
                <w:bCs/>
                <w:color w:val="000000" w:themeColor="text1"/>
                <w:sz w:val="22"/>
                <w:szCs w:val="22"/>
              </w:rPr>
              <w:t>Description/Deliverables</w:t>
            </w:r>
          </w:p>
        </w:tc>
        <w:tc>
          <w:tcPr>
            <w:tcW w:w="3783" w:type="dxa"/>
          </w:tcPr>
          <w:p w14:paraId="63CE4E51" w14:textId="6F1854C8" w:rsidR="00D06490" w:rsidRPr="00D06490" w:rsidRDefault="00D06490" w:rsidP="00D06490">
            <w:pPr>
              <w:jc w:val="center"/>
              <w:rPr>
                <w:rFonts w:asciiTheme="minorHAnsi" w:hAnsiTheme="minorHAnsi" w:cstheme="minorHAnsi"/>
                <w:b/>
                <w:bCs/>
                <w:color w:val="000000" w:themeColor="text1"/>
                <w:sz w:val="22"/>
                <w:szCs w:val="22"/>
              </w:rPr>
            </w:pPr>
            <w:r w:rsidRPr="00D06490">
              <w:rPr>
                <w:rFonts w:asciiTheme="minorHAnsi" w:hAnsiTheme="minorHAnsi" w:cstheme="minorHAnsi"/>
                <w:b/>
                <w:bCs/>
                <w:color w:val="000000" w:themeColor="text1"/>
                <w:sz w:val="22"/>
                <w:szCs w:val="22"/>
              </w:rPr>
              <w:t>Responsible Member</w:t>
            </w:r>
          </w:p>
        </w:tc>
        <w:tc>
          <w:tcPr>
            <w:tcW w:w="1523" w:type="dxa"/>
          </w:tcPr>
          <w:p w14:paraId="7C9F75A7" w14:textId="501E0E6F" w:rsidR="00D06490" w:rsidRPr="00D06490" w:rsidRDefault="00D06490" w:rsidP="00D06490">
            <w:pPr>
              <w:jc w:val="center"/>
              <w:rPr>
                <w:rFonts w:asciiTheme="minorHAnsi" w:hAnsiTheme="minorHAnsi" w:cstheme="minorHAnsi"/>
                <w:b/>
                <w:bCs/>
                <w:color w:val="000000" w:themeColor="text1"/>
                <w:sz w:val="22"/>
                <w:szCs w:val="22"/>
              </w:rPr>
            </w:pPr>
            <w:r w:rsidRPr="00D06490">
              <w:rPr>
                <w:rFonts w:asciiTheme="minorHAnsi" w:hAnsiTheme="minorHAnsi" w:cstheme="minorHAnsi"/>
                <w:b/>
                <w:bCs/>
                <w:color w:val="000000" w:themeColor="text1"/>
                <w:sz w:val="22"/>
                <w:szCs w:val="22"/>
              </w:rPr>
              <w:t>Status</w:t>
            </w:r>
          </w:p>
        </w:tc>
      </w:tr>
      <w:tr w:rsidR="00A130C2" w:rsidRPr="00A130C2" w14:paraId="0E85C061" w14:textId="77777777" w:rsidTr="00700F97">
        <w:tc>
          <w:tcPr>
            <w:tcW w:w="743" w:type="dxa"/>
            <w:vAlign w:val="center"/>
          </w:tcPr>
          <w:p w14:paraId="34103579" w14:textId="3BAFC322" w:rsidR="00D06490" w:rsidRPr="00A130C2" w:rsidRDefault="00D06490" w:rsidP="00D06490">
            <w:p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1</w:t>
            </w:r>
          </w:p>
        </w:tc>
        <w:tc>
          <w:tcPr>
            <w:tcW w:w="1804" w:type="dxa"/>
            <w:vAlign w:val="center"/>
          </w:tcPr>
          <w:p w14:paraId="6CE0414A" w14:textId="23624190" w:rsidR="00D06490" w:rsidRPr="00A130C2" w:rsidRDefault="00D06490" w:rsidP="00D06490">
            <w:p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Project Initiation</w:t>
            </w:r>
          </w:p>
        </w:tc>
        <w:tc>
          <w:tcPr>
            <w:tcW w:w="60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130C2" w:rsidRPr="00A130C2" w14:paraId="09F9C3EC" w14:textId="77777777">
              <w:trPr>
                <w:tblCellSpacing w:w="15" w:type="dxa"/>
              </w:trPr>
              <w:tc>
                <w:tcPr>
                  <w:tcW w:w="0" w:type="auto"/>
                  <w:vAlign w:val="center"/>
                  <w:hideMark/>
                </w:tcPr>
                <w:p w14:paraId="34F083B7" w14:textId="77777777" w:rsidR="00D06490" w:rsidRPr="00A130C2" w:rsidRDefault="00D06490" w:rsidP="00EA4CBA">
                  <w:pPr>
                    <w:rPr>
                      <w:rFonts w:asciiTheme="minorHAnsi" w:hAnsiTheme="minorHAnsi" w:cstheme="minorHAnsi"/>
                      <w:color w:val="0070C0"/>
                      <w:sz w:val="20"/>
                      <w:szCs w:val="20"/>
                      <w:lang w:val="en-SG"/>
                    </w:rPr>
                  </w:pPr>
                </w:p>
              </w:tc>
            </w:tr>
          </w:tbl>
          <w:p w14:paraId="4DDDF04D" w14:textId="77777777" w:rsidR="00D06490" w:rsidRPr="00A130C2" w:rsidRDefault="00D06490" w:rsidP="00EA4CBA">
            <w:pPr>
              <w:rPr>
                <w:rFonts w:asciiTheme="minorHAnsi" w:hAnsiTheme="minorHAnsi" w:cstheme="minorHAnsi"/>
                <w:vanish/>
                <w:color w:val="0070C0"/>
                <w:sz w:val="20"/>
                <w:szCs w:val="20"/>
                <w:lang w:val="en-SG"/>
              </w:rPr>
            </w:pPr>
          </w:p>
          <w:p w14:paraId="18B69B6F" w14:textId="77777777" w:rsidR="008B4B01" w:rsidRPr="00A130C2" w:rsidRDefault="008B4B01" w:rsidP="00EA4CBA">
            <w:pPr>
              <w:rPr>
                <w:rFonts w:asciiTheme="minorHAnsi" w:hAnsiTheme="minorHAnsi" w:cstheme="minorHAnsi"/>
                <w:color w:val="0070C0"/>
                <w:sz w:val="20"/>
                <w:szCs w:val="20"/>
                <w:lang w:val="en-SG"/>
              </w:rPr>
            </w:pPr>
            <w:r w:rsidRPr="00A130C2">
              <w:rPr>
                <w:rFonts w:asciiTheme="minorHAnsi" w:hAnsiTheme="minorHAnsi" w:cstheme="minorHAnsi"/>
                <w:color w:val="0070C0"/>
                <w:sz w:val="20"/>
                <w:szCs w:val="20"/>
                <w:lang w:val="en-SG"/>
              </w:rPr>
              <w:t xml:space="preserve">Define project scope, goals, and team roles. </w:t>
            </w:r>
          </w:p>
          <w:p w14:paraId="7235A805" w14:textId="5D8D81BA" w:rsidR="00D06490" w:rsidRPr="00A130C2" w:rsidRDefault="008B4B01" w:rsidP="00EA4CBA">
            <w:pPr>
              <w:rPr>
                <w:rFonts w:asciiTheme="minorHAnsi" w:hAnsiTheme="minorHAnsi" w:cstheme="minorHAnsi"/>
                <w:color w:val="0070C0"/>
                <w:sz w:val="20"/>
                <w:szCs w:val="20"/>
              </w:rPr>
            </w:pPr>
            <w:r w:rsidRPr="00A130C2">
              <w:rPr>
                <w:rFonts w:asciiTheme="minorHAnsi" w:hAnsiTheme="minorHAnsi" w:cstheme="minorHAnsi"/>
                <w:color w:val="0070C0"/>
                <w:sz w:val="20"/>
                <w:szCs w:val="20"/>
                <w:lang w:val="en-SG"/>
              </w:rPr>
              <w:t>Conduct initial research on market gaps and target users.</w:t>
            </w:r>
          </w:p>
        </w:tc>
        <w:tc>
          <w:tcPr>
            <w:tcW w:w="3783" w:type="dxa"/>
            <w:vAlign w:val="center"/>
          </w:tcPr>
          <w:p w14:paraId="0F7BB6A3" w14:textId="5234347F" w:rsidR="00D06490" w:rsidRPr="00A130C2" w:rsidRDefault="00D06490" w:rsidP="00D06490">
            <w:p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Entire Team</w:t>
            </w:r>
          </w:p>
        </w:tc>
        <w:tc>
          <w:tcPr>
            <w:tcW w:w="1523" w:type="dxa"/>
            <w:vAlign w:val="center"/>
          </w:tcPr>
          <w:p w14:paraId="181A5792" w14:textId="680AF956" w:rsidR="00D06490" w:rsidRPr="00A130C2" w:rsidRDefault="005C5D04" w:rsidP="00D06490">
            <w:p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Completed</w:t>
            </w:r>
          </w:p>
        </w:tc>
      </w:tr>
      <w:tr w:rsidR="00A130C2" w:rsidRPr="00A130C2" w14:paraId="44B2D528" w14:textId="77777777" w:rsidTr="00700F97">
        <w:tc>
          <w:tcPr>
            <w:tcW w:w="743" w:type="dxa"/>
            <w:vAlign w:val="center"/>
          </w:tcPr>
          <w:p w14:paraId="3C3202B5" w14:textId="75C426F4" w:rsidR="00D06490" w:rsidRPr="00A130C2" w:rsidRDefault="00D06490" w:rsidP="00D06490">
            <w:p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2</w:t>
            </w:r>
          </w:p>
        </w:tc>
        <w:tc>
          <w:tcPr>
            <w:tcW w:w="1804" w:type="dxa"/>
            <w:vAlign w:val="center"/>
          </w:tcPr>
          <w:p w14:paraId="659EBFCE" w14:textId="472BF7F5" w:rsidR="00AF691E" w:rsidRPr="00A130C2" w:rsidRDefault="005C5D04" w:rsidP="008B4B01">
            <w:pPr>
              <w:rPr>
                <w:rFonts w:asciiTheme="minorHAnsi" w:hAnsiTheme="minorHAnsi" w:cstheme="minorHAnsi"/>
                <w:color w:val="0070C0"/>
                <w:sz w:val="20"/>
                <w:szCs w:val="20"/>
              </w:rPr>
            </w:pPr>
            <w:r w:rsidRPr="00A130C2">
              <w:rPr>
                <w:rFonts w:asciiTheme="minorHAnsi" w:hAnsiTheme="minorHAnsi" w:cstheme="minorHAnsi"/>
                <w:color w:val="0070C0"/>
                <w:sz w:val="20"/>
                <w:szCs w:val="20"/>
              </w:rPr>
              <w:t xml:space="preserve"> System Design and Planning</w:t>
            </w:r>
          </w:p>
        </w:tc>
        <w:tc>
          <w:tcPr>
            <w:tcW w:w="6095" w:type="dxa"/>
            <w:vAlign w:val="center"/>
          </w:tcPr>
          <w:p w14:paraId="767CFA00" w14:textId="55DD8BD2" w:rsidR="005C5D04" w:rsidRPr="00A130C2" w:rsidRDefault="005C5D04" w:rsidP="00EA4CBA">
            <w:pPr>
              <w:rPr>
                <w:rFonts w:asciiTheme="minorHAnsi" w:hAnsiTheme="minorHAnsi" w:cstheme="minorHAnsi"/>
                <w:color w:val="0070C0"/>
                <w:sz w:val="20"/>
                <w:szCs w:val="20"/>
              </w:rPr>
            </w:pPr>
            <w:r w:rsidRPr="00A130C2">
              <w:rPr>
                <w:rFonts w:asciiTheme="minorHAnsi" w:hAnsiTheme="minorHAnsi" w:cstheme="minorHAnsi"/>
                <w:color w:val="0070C0"/>
                <w:sz w:val="20"/>
                <w:szCs w:val="20"/>
              </w:rPr>
              <w:t>System Design</w:t>
            </w:r>
          </w:p>
          <w:p w14:paraId="7482F240" w14:textId="7CD4458C" w:rsidR="005C5D04" w:rsidRPr="00A130C2" w:rsidRDefault="005C5D04" w:rsidP="00976301">
            <w:pPr>
              <w:pStyle w:val="ListParagraph"/>
              <w:numPr>
                <w:ilvl w:val="0"/>
                <w:numId w:val="6"/>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UCD</w:t>
            </w:r>
          </w:p>
          <w:p w14:paraId="5E9472E8" w14:textId="77777777" w:rsidR="005C5D04" w:rsidRPr="00A130C2" w:rsidRDefault="005C5D04" w:rsidP="00976301">
            <w:pPr>
              <w:pStyle w:val="ListParagraph"/>
              <w:numPr>
                <w:ilvl w:val="0"/>
                <w:numId w:val="6"/>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Functional Requirements</w:t>
            </w:r>
          </w:p>
          <w:p w14:paraId="3F0543DB" w14:textId="77777777" w:rsidR="005C5D04" w:rsidRPr="00A130C2" w:rsidRDefault="005C5D04" w:rsidP="00EA4CBA">
            <w:pPr>
              <w:rPr>
                <w:rFonts w:asciiTheme="minorHAnsi" w:hAnsiTheme="minorHAnsi" w:cstheme="minorHAnsi"/>
                <w:color w:val="0070C0"/>
                <w:sz w:val="20"/>
                <w:szCs w:val="20"/>
              </w:rPr>
            </w:pPr>
          </w:p>
          <w:p w14:paraId="037A06CA" w14:textId="459D0A10" w:rsidR="005C5D04" w:rsidRPr="00A130C2" w:rsidRDefault="005C5D04" w:rsidP="00EA4CBA">
            <w:pPr>
              <w:rPr>
                <w:rFonts w:asciiTheme="minorHAnsi" w:hAnsiTheme="minorHAnsi" w:cstheme="minorHAnsi"/>
                <w:color w:val="0070C0"/>
                <w:sz w:val="20"/>
                <w:szCs w:val="20"/>
              </w:rPr>
            </w:pPr>
            <w:r w:rsidRPr="00A130C2">
              <w:rPr>
                <w:rFonts w:asciiTheme="minorHAnsi" w:hAnsiTheme="minorHAnsi" w:cstheme="minorHAnsi"/>
                <w:color w:val="0070C0"/>
                <w:sz w:val="20"/>
                <w:szCs w:val="20"/>
              </w:rPr>
              <w:t>Planning</w:t>
            </w:r>
          </w:p>
          <w:p w14:paraId="00090DF8" w14:textId="33151863" w:rsidR="005C5D04" w:rsidRPr="00A130C2" w:rsidRDefault="005C5D04" w:rsidP="00976301">
            <w:pPr>
              <w:pStyle w:val="ListParagraph"/>
              <w:numPr>
                <w:ilvl w:val="0"/>
                <w:numId w:val="6"/>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Allocation of features - Team Contribution Planner</w:t>
            </w:r>
          </w:p>
          <w:p w14:paraId="16312AD0" w14:textId="0C09F183" w:rsidR="00D06490" w:rsidRPr="00A130C2" w:rsidRDefault="00D06490" w:rsidP="00EA4CBA">
            <w:pPr>
              <w:pStyle w:val="ListParagraph"/>
              <w:ind w:left="360"/>
              <w:rPr>
                <w:rFonts w:asciiTheme="minorHAnsi" w:hAnsiTheme="minorHAnsi" w:cstheme="minorHAnsi"/>
                <w:color w:val="0070C0"/>
                <w:sz w:val="20"/>
                <w:szCs w:val="20"/>
              </w:rPr>
            </w:pPr>
          </w:p>
        </w:tc>
        <w:tc>
          <w:tcPr>
            <w:tcW w:w="3783" w:type="dxa"/>
            <w:vAlign w:val="center"/>
          </w:tcPr>
          <w:p w14:paraId="682D55B8" w14:textId="42EEF8DE" w:rsidR="005C5D04" w:rsidRPr="00A130C2" w:rsidRDefault="005C5D04" w:rsidP="005C5D04">
            <w:pPr>
              <w:rPr>
                <w:rFonts w:asciiTheme="minorHAnsi" w:hAnsiTheme="minorHAnsi" w:cstheme="minorHAnsi"/>
                <w:color w:val="0070C0"/>
                <w:sz w:val="20"/>
                <w:szCs w:val="20"/>
              </w:rPr>
            </w:pPr>
            <w:r w:rsidRPr="00A130C2">
              <w:rPr>
                <w:rFonts w:asciiTheme="minorHAnsi" w:hAnsiTheme="minorHAnsi" w:cstheme="minorHAnsi"/>
                <w:color w:val="0070C0"/>
                <w:sz w:val="20"/>
                <w:szCs w:val="20"/>
              </w:rPr>
              <w:t>System Design</w:t>
            </w:r>
          </w:p>
          <w:p w14:paraId="6EC5D341" w14:textId="1EDEE614" w:rsidR="00D06490" w:rsidRPr="00A130C2" w:rsidRDefault="005C5D04" w:rsidP="00976301">
            <w:pPr>
              <w:pStyle w:val="ListParagraph"/>
              <w:numPr>
                <w:ilvl w:val="0"/>
                <w:numId w:val="7"/>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Entire team</w:t>
            </w:r>
          </w:p>
          <w:p w14:paraId="43DBCB97" w14:textId="77777777" w:rsidR="005C5D04" w:rsidRPr="00A130C2" w:rsidRDefault="005C5D04" w:rsidP="005C5D04">
            <w:pPr>
              <w:rPr>
                <w:rFonts w:asciiTheme="minorHAnsi" w:hAnsiTheme="minorHAnsi" w:cstheme="minorHAnsi"/>
                <w:color w:val="0070C0"/>
                <w:sz w:val="20"/>
                <w:szCs w:val="20"/>
              </w:rPr>
            </w:pPr>
          </w:p>
          <w:p w14:paraId="09C32F4B" w14:textId="77777777" w:rsidR="005C5D04" w:rsidRPr="00A130C2" w:rsidRDefault="005C5D04" w:rsidP="005C5D04">
            <w:pPr>
              <w:rPr>
                <w:rFonts w:asciiTheme="minorHAnsi" w:hAnsiTheme="minorHAnsi" w:cstheme="minorHAnsi"/>
                <w:color w:val="0070C0"/>
                <w:sz w:val="20"/>
                <w:szCs w:val="20"/>
              </w:rPr>
            </w:pPr>
            <w:r w:rsidRPr="00A130C2">
              <w:rPr>
                <w:rFonts w:asciiTheme="minorHAnsi" w:hAnsiTheme="minorHAnsi" w:cstheme="minorHAnsi"/>
                <w:color w:val="0070C0"/>
                <w:sz w:val="20"/>
                <w:szCs w:val="20"/>
              </w:rPr>
              <w:t>Planning</w:t>
            </w:r>
          </w:p>
          <w:p w14:paraId="74DE3E9B" w14:textId="77777777" w:rsidR="005C5D04" w:rsidRPr="00A130C2" w:rsidRDefault="005C5D04" w:rsidP="00976301">
            <w:pPr>
              <w:pStyle w:val="ListParagraph"/>
              <w:numPr>
                <w:ilvl w:val="0"/>
                <w:numId w:val="7"/>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Member 1 work on feature 1 prototype</w:t>
            </w:r>
          </w:p>
          <w:p w14:paraId="2AB7E905" w14:textId="77777777" w:rsidR="005C5D04" w:rsidRPr="00A130C2" w:rsidRDefault="005C5D04" w:rsidP="00976301">
            <w:pPr>
              <w:pStyle w:val="ListParagraph"/>
              <w:numPr>
                <w:ilvl w:val="0"/>
                <w:numId w:val="7"/>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Member 2 work on feature 2 prototype…</w:t>
            </w:r>
          </w:p>
          <w:p w14:paraId="77443365" w14:textId="618399A4" w:rsidR="005C5D04" w:rsidRPr="00A130C2" w:rsidRDefault="005C5D04" w:rsidP="005C5D04">
            <w:pPr>
              <w:rPr>
                <w:rFonts w:asciiTheme="minorHAnsi" w:hAnsiTheme="minorHAnsi" w:cstheme="minorHAnsi"/>
                <w:color w:val="0070C0"/>
                <w:sz w:val="20"/>
                <w:szCs w:val="20"/>
              </w:rPr>
            </w:pPr>
          </w:p>
        </w:tc>
        <w:tc>
          <w:tcPr>
            <w:tcW w:w="1523" w:type="dxa"/>
            <w:vAlign w:val="center"/>
          </w:tcPr>
          <w:p w14:paraId="0E748EA0" w14:textId="2B9617A6" w:rsidR="00D06490" w:rsidRPr="00A130C2" w:rsidRDefault="00EA4CBA" w:rsidP="00D06490">
            <w:p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Completed</w:t>
            </w:r>
          </w:p>
        </w:tc>
      </w:tr>
    </w:tbl>
    <w:p w14:paraId="7223E054" w14:textId="77777777" w:rsidR="005C5D04" w:rsidRPr="00A130C2" w:rsidRDefault="005C5D04">
      <w:pPr>
        <w:rPr>
          <w:color w:val="0070C0"/>
        </w:rPr>
      </w:pPr>
      <w:r w:rsidRPr="00A130C2">
        <w:rPr>
          <w:color w:val="0070C0"/>
        </w:rPr>
        <w:br w:type="pag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3"/>
        <w:gridCol w:w="2938"/>
        <w:gridCol w:w="4961"/>
        <w:gridCol w:w="3783"/>
        <w:gridCol w:w="1523"/>
      </w:tblGrid>
      <w:tr w:rsidR="00A130C2" w:rsidRPr="00A130C2" w14:paraId="6FB7C9F7" w14:textId="77777777" w:rsidTr="00700F97">
        <w:tc>
          <w:tcPr>
            <w:tcW w:w="743" w:type="dxa"/>
            <w:vAlign w:val="center"/>
          </w:tcPr>
          <w:p w14:paraId="1BA83B8C" w14:textId="2DE62B9D" w:rsidR="00D06490" w:rsidRPr="00A130C2" w:rsidRDefault="00D06490" w:rsidP="00D06490">
            <w:p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lastRenderedPageBreak/>
              <w:t>3</w:t>
            </w:r>
          </w:p>
        </w:tc>
        <w:tc>
          <w:tcPr>
            <w:tcW w:w="2938" w:type="dxa"/>
            <w:vAlign w:val="center"/>
          </w:tcPr>
          <w:p w14:paraId="20011F6F" w14:textId="3BF1AD2C" w:rsidR="00AF691E" w:rsidRPr="00A130C2" w:rsidRDefault="005C5D04" w:rsidP="008B4B01">
            <w:pPr>
              <w:rPr>
                <w:rFonts w:asciiTheme="minorHAnsi" w:hAnsiTheme="minorHAnsi" w:cstheme="minorHAnsi"/>
                <w:color w:val="0070C0"/>
                <w:sz w:val="20"/>
                <w:szCs w:val="20"/>
              </w:rPr>
            </w:pPr>
            <w:r w:rsidRPr="00A130C2">
              <w:rPr>
                <w:rFonts w:asciiTheme="minorHAnsi" w:hAnsiTheme="minorHAnsi" w:cstheme="minorHAnsi"/>
                <w:color w:val="0070C0"/>
                <w:sz w:val="20"/>
                <w:szCs w:val="20"/>
              </w:rPr>
              <w:t>Prototype Development</w:t>
            </w:r>
          </w:p>
        </w:tc>
        <w:tc>
          <w:tcPr>
            <w:tcW w:w="4961" w:type="dxa"/>
            <w:vAlign w:val="center"/>
          </w:tcPr>
          <w:p w14:paraId="29FE11DE" w14:textId="77777777" w:rsidR="00D06490" w:rsidRPr="00A130C2" w:rsidRDefault="005C5D04" w:rsidP="00976301">
            <w:pPr>
              <w:pStyle w:val="ListParagraph"/>
              <w:numPr>
                <w:ilvl w:val="0"/>
                <w:numId w:val="8"/>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Feature 1</w:t>
            </w:r>
          </w:p>
          <w:p w14:paraId="6EA81453" w14:textId="77777777" w:rsidR="005C5D04" w:rsidRPr="00A130C2" w:rsidRDefault="005C5D04" w:rsidP="00976301">
            <w:pPr>
              <w:pStyle w:val="ListParagraph"/>
              <w:numPr>
                <w:ilvl w:val="0"/>
                <w:numId w:val="8"/>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Feature 2</w:t>
            </w:r>
          </w:p>
          <w:p w14:paraId="1EE04BE8" w14:textId="27F72131" w:rsidR="005C5D04" w:rsidRPr="00A130C2" w:rsidRDefault="00EA4CBA" w:rsidP="00976301">
            <w:pPr>
              <w:pStyle w:val="ListParagraph"/>
              <w:numPr>
                <w:ilvl w:val="0"/>
                <w:numId w:val="8"/>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w:t>
            </w:r>
          </w:p>
          <w:p w14:paraId="661FBA4A" w14:textId="3B1812C3" w:rsidR="005C5D04" w:rsidRPr="00A130C2" w:rsidRDefault="005C5D04" w:rsidP="00976301">
            <w:pPr>
              <w:pStyle w:val="ListParagraph"/>
              <w:numPr>
                <w:ilvl w:val="0"/>
                <w:numId w:val="8"/>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Compile features</w:t>
            </w:r>
          </w:p>
        </w:tc>
        <w:tc>
          <w:tcPr>
            <w:tcW w:w="3783" w:type="dxa"/>
            <w:vAlign w:val="center"/>
          </w:tcPr>
          <w:p w14:paraId="6E41558A" w14:textId="77777777" w:rsidR="00D06490" w:rsidRPr="00A130C2" w:rsidRDefault="005C5D04" w:rsidP="00976301">
            <w:pPr>
              <w:pStyle w:val="ListParagraph"/>
              <w:numPr>
                <w:ilvl w:val="0"/>
                <w:numId w:val="9"/>
              </w:num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Member 1 work on feature 1</w:t>
            </w:r>
          </w:p>
          <w:p w14:paraId="02883841" w14:textId="28937D78" w:rsidR="005C5D04" w:rsidRPr="00A130C2" w:rsidRDefault="005C5D04" w:rsidP="00976301">
            <w:pPr>
              <w:pStyle w:val="ListParagraph"/>
              <w:numPr>
                <w:ilvl w:val="0"/>
                <w:numId w:val="9"/>
              </w:num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Member 2 work on feature 2</w:t>
            </w:r>
          </w:p>
          <w:p w14:paraId="6A3AA855" w14:textId="1F575D47" w:rsidR="005C5D04" w:rsidRPr="00A130C2" w:rsidRDefault="005C5D04" w:rsidP="00976301">
            <w:pPr>
              <w:pStyle w:val="ListParagraph"/>
              <w:numPr>
                <w:ilvl w:val="0"/>
                <w:numId w:val="9"/>
              </w:num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w:t>
            </w:r>
          </w:p>
        </w:tc>
        <w:tc>
          <w:tcPr>
            <w:tcW w:w="1523" w:type="dxa"/>
            <w:vAlign w:val="center"/>
          </w:tcPr>
          <w:p w14:paraId="6758C3F5" w14:textId="78FA1AFF" w:rsidR="00D06490" w:rsidRPr="00A130C2" w:rsidRDefault="005C5D04" w:rsidP="00D06490">
            <w:p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Work in progress</w:t>
            </w:r>
          </w:p>
        </w:tc>
      </w:tr>
      <w:tr w:rsidR="00D06490" w14:paraId="421EE552" w14:textId="77777777" w:rsidTr="00700F97">
        <w:tc>
          <w:tcPr>
            <w:tcW w:w="743" w:type="dxa"/>
            <w:vAlign w:val="center"/>
          </w:tcPr>
          <w:p w14:paraId="78CC094E" w14:textId="7A02C62D" w:rsidR="00D06490" w:rsidRP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4</w:t>
            </w:r>
          </w:p>
        </w:tc>
        <w:tc>
          <w:tcPr>
            <w:tcW w:w="2938" w:type="dxa"/>
            <w:vAlign w:val="center"/>
          </w:tcPr>
          <w:p w14:paraId="468DF563"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4F0BC123"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10FD4451"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5F32A0C7"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64C71C1F" w14:textId="77777777" w:rsidTr="00700F97">
        <w:tc>
          <w:tcPr>
            <w:tcW w:w="743" w:type="dxa"/>
            <w:vAlign w:val="center"/>
          </w:tcPr>
          <w:p w14:paraId="36504E09" w14:textId="6EDBC5DE" w:rsidR="00D06490" w:rsidRP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5</w:t>
            </w:r>
          </w:p>
        </w:tc>
        <w:tc>
          <w:tcPr>
            <w:tcW w:w="2938" w:type="dxa"/>
            <w:vAlign w:val="center"/>
          </w:tcPr>
          <w:p w14:paraId="41CE818A"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2A4C75E8"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525418E7"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7F4C24AA"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2130F961" w14:textId="77777777" w:rsidTr="00700F97">
        <w:tc>
          <w:tcPr>
            <w:tcW w:w="743" w:type="dxa"/>
            <w:vAlign w:val="center"/>
          </w:tcPr>
          <w:p w14:paraId="74D38774" w14:textId="0042C85E" w:rsidR="00D06490" w:rsidRP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6</w:t>
            </w:r>
          </w:p>
        </w:tc>
        <w:tc>
          <w:tcPr>
            <w:tcW w:w="2938" w:type="dxa"/>
            <w:vAlign w:val="center"/>
          </w:tcPr>
          <w:p w14:paraId="7200682C"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14A943B8"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3C979454"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1E2233FB"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559D4C32" w14:textId="77777777" w:rsidTr="00700F97">
        <w:tc>
          <w:tcPr>
            <w:tcW w:w="743" w:type="dxa"/>
            <w:vAlign w:val="center"/>
          </w:tcPr>
          <w:p w14:paraId="0FA2CD33" w14:textId="1D0D7539" w:rsidR="00D06490" w:rsidRP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7</w:t>
            </w:r>
          </w:p>
        </w:tc>
        <w:tc>
          <w:tcPr>
            <w:tcW w:w="2938" w:type="dxa"/>
            <w:vAlign w:val="center"/>
          </w:tcPr>
          <w:p w14:paraId="73A6D87E"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62CC581A"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545CC0E0"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05602CA4"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330383BB" w14:textId="77777777" w:rsidTr="00700F97">
        <w:tc>
          <w:tcPr>
            <w:tcW w:w="743" w:type="dxa"/>
            <w:vAlign w:val="center"/>
          </w:tcPr>
          <w:p w14:paraId="0858E7C2" w14:textId="2856D298" w:rsidR="00D06490" w:rsidRP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8</w:t>
            </w:r>
          </w:p>
        </w:tc>
        <w:tc>
          <w:tcPr>
            <w:tcW w:w="2938" w:type="dxa"/>
            <w:vAlign w:val="center"/>
          </w:tcPr>
          <w:p w14:paraId="55BFA82F"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34A40172"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12D83B3F"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0C65A8A5"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5B61DB3A" w14:textId="77777777" w:rsidTr="00700F97">
        <w:tc>
          <w:tcPr>
            <w:tcW w:w="743" w:type="dxa"/>
            <w:vAlign w:val="center"/>
          </w:tcPr>
          <w:p w14:paraId="7685A404" w14:textId="25D9CCA4" w:rsidR="00D06490" w:rsidRP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9</w:t>
            </w:r>
          </w:p>
        </w:tc>
        <w:tc>
          <w:tcPr>
            <w:tcW w:w="2938" w:type="dxa"/>
            <w:vAlign w:val="center"/>
          </w:tcPr>
          <w:p w14:paraId="7FF236A5"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0A274843"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200BF09C"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051A41FB"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58F93CFF" w14:textId="77777777" w:rsidTr="00700F97">
        <w:tc>
          <w:tcPr>
            <w:tcW w:w="743" w:type="dxa"/>
            <w:vAlign w:val="center"/>
          </w:tcPr>
          <w:p w14:paraId="5B1A8259" w14:textId="37FD3F0B" w:rsidR="00D06490" w:rsidRP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10</w:t>
            </w:r>
          </w:p>
        </w:tc>
        <w:tc>
          <w:tcPr>
            <w:tcW w:w="2938" w:type="dxa"/>
            <w:vAlign w:val="center"/>
          </w:tcPr>
          <w:p w14:paraId="2307861F"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72B11B6A"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0F75AEA4"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30B98A3E"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57B157F3" w14:textId="77777777" w:rsidTr="00700F97">
        <w:tc>
          <w:tcPr>
            <w:tcW w:w="743" w:type="dxa"/>
            <w:vAlign w:val="center"/>
          </w:tcPr>
          <w:p w14:paraId="4616CD7B" w14:textId="7D5EE9DE" w:rsid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11</w:t>
            </w:r>
          </w:p>
        </w:tc>
        <w:tc>
          <w:tcPr>
            <w:tcW w:w="2938" w:type="dxa"/>
            <w:vAlign w:val="center"/>
          </w:tcPr>
          <w:p w14:paraId="73D5C38B"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6ABB9FDC"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3AF09835"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3B0C0890"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71E9A56F" w14:textId="77777777" w:rsidTr="00700F97">
        <w:tc>
          <w:tcPr>
            <w:tcW w:w="743" w:type="dxa"/>
            <w:vAlign w:val="center"/>
          </w:tcPr>
          <w:p w14:paraId="33F12C4D" w14:textId="31398665" w:rsid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12</w:t>
            </w:r>
          </w:p>
        </w:tc>
        <w:tc>
          <w:tcPr>
            <w:tcW w:w="2938" w:type="dxa"/>
            <w:vAlign w:val="center"/>
          </w:tcPr>
          <w:p w14:paraId="463D63DC"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3C2CB940"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1ACBAD49"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12C3859D"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520D7A76" w14:textId="77777777" w:rsidTr="00700F97">
        <w:tc>
          <w:tcPr>
            <w:tcW w:w="743" w:type="dxa"/>
            <w:vAlign w:val="center"/>
          </w:tcPr>
          <w:p w14:paraId="5BC88250" w14:textId="325925C3" w:rsid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13</w:t>
            </w:r>
          </w:p>
        </w:tc>
        <w:tc>
          <w:tcPr>
            <w:tcW w:w="2938" w:type="dxa"/>
            <w:vAlign w:val="center"/>
          </w:tcPr>
          <w:p w14:paraId="363C19AB" w14:textId="6D0026D2" w:rsidR="00D06490" w:rsidRP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Presentation week</w:t>
            </w:r>
          </w:p>
        </w:tc>
        <w:tc>
          <w:tcPr>
            <w:tcW w:w="4961" w:type="dxa"/>
            <w:vAlign w:val="center"/>
          </w:tcPr>
          <w:p w14:paraId="3AB19076"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48FFC274"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16D3AFD7" w14:textId="77777777" w:rsidR="00D06490" w:rsidRPr="00D06490" w:rsidRDefault="00D06490" w:rsidP="00D06490">
            <w:pPr>
              <w:jc w:val="center"/>
              <w:rPr>
                <w:rFonts w:asciiTheme="minorHAnsi" w:hAnsiTheme="minorHAnsi" w:cstheme="minorHAnsi"/>
                <w:color w:val="000000" w:themeColor="text1"/>
                <w:sz w:val="20"/>
                <w:szCs w:val="20"/>
              </w:rPr>
            </w:pPr>
          </w:p>
        </w:tc>
      </w:tr>
    </w:tbl>
    <w:p w14:paraId="73D6B611" w14:textId="77777777" w:rsidR="00D06490" w:rsidRDefault="00D06490" w:rsidP="00D06490">
      <w:pPr>
        <w:rPr>
          <w:rFonts w:asciiTheme="minorHAnsi" w:hAnsiTheme="minorHAnsi" w:cstheme="minorHAnsi"/>
          <w:color w:val="000000" w:themeColor="text1"/>
          <w:sz w:val="22"/>
          <w:szCs w:val="22"/>
        </w:rPr>
      </w:pPr>
    </w:p>
    <w:p w14:paraId="7650E03B" w14:textId="6595E38E" w:rsidR="008B4B01" w:rsidRDefault="008B4B01">
      <w:pPr>
        <w:spacing w:after="160" w:line="259" w:lineRule="auto"/>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br w:type="page"/>
      </w:r>
    </w:p>
    <w:p w14:paraId="3360B37D" w14:textId="1BCFA64D" w:rsidR="008B4B01" w:rsidRDefault="008B4B01" w:rsidP="008B4B01">
      <w:pPr>
        <w:pStyle w:val="Heading2"/>
      </w:pPr>
      <w:bookmarkStart w:id="11" w:name="_Toc211958883"/>
      <w:r>
        <w:lastRenderedPageBreak/>
        <w:t>Team Contribution Planner</w:t>
      </w:r>
      <w:bookmarkEnd w:id="11"/>
    </w:p>
    <w:p w14:paraId="60B9F120" w14:textId="6BA8520D" w:rsidR="008B4B01" w:rsidRPr="00A2243F" w:rsidRDefault="008B4B01" w:rsidP="008B4B01">
      <w:pPr>
        <w:rPr>
          <w:rFonts w:asciiTheme="majorHAnsi" w:hAnsiTheme="majorHAnsi" w:cstheme="majorHAnsi"/>
        </w:rPr>
      </w:pPr>
      <w:r w:rsidRPr="00A2243F">
        <w:rPr>
          <w:rFonts w:asciiTheme="majorHAnsi" w:hAnsiTheme="majorHAnsi" w:cstheme="majorHAnsi"/>
        </w:rPr>
        <w:t>As part of your project planning, your team is required to complete the table below.</w:t>
      </w:r>
      <w:r>
        <w:rPr>
          <w:rFonts w:asciiTheme="majorHAnsi" w:hAnsiTheme="majorHAnsi" w:cstheme="majorHAnsi"/>
        </w:rPr>
        <w:t xml:space="preserve"> A sample is shown.</w:t>
      </w:r>
      <w:r w:rsidRPr="00A2243F">
        <w:rPr>
          <w:rFonts w:asciiTheme="majorHAnsi" w:hAnsiTheme="majorHAnsi" w:cstheme="majorHAnsi"/>
        </w:rPr>
        <w:t xml:space="preserve"> This helps ensure a clear division of responsibilities and provides clarity during your presentation. You should also include the team’s GitHub repository and deployment URLs. The completed table must be included as part of your final submission.</w:t>
      </w:r>
    </w:p>
    <w:p w14:paraId="58644E56" w14:textId="77777777" w:rsidR="008B4B01" w:rsidRDefault="008B4B01" w:rsidP="008B4B01">
      <w:pPr>
        <w:jc w:val="both"/>
        <w:rPr>
          <w:rFonts w:asciiTheme="majorHAnsi" w:hAnsiTheme="majorHAnsi" w:cstheme="majorHAnsi"/>
          <w:b/>
          <w:bCs/>
        </w:rPr>
      </w:pPr>
      <w:r>
        <w:rPr>
          <w:rFonts w:asciiTheme="majorHAnsi" w:hAnsiTheme="majorHAnsi" w:cstheme="majorHAnsi"/>
          <w:b/>
          <w:bCs/>
        </w:rPr>
        <w:t>Note</w:t>
      </w:r>
      <w:r w:rsidRPr="00E918D4">
        <w:rPr>
          <w:rFonts w:asciiTheme="majorHAnsi" w:hAnsiTheme="majorHAnsi" w:cstheme="majorHAnsi"/>
          <w:b/>
          <w:bCs/>
        </w:rPr>
        <w:t xml:space="preserve">: </w:t>
      </w:r>
    </w:p>
    <w:p w14:paraId="1B1E20CC" w14:textId="77777777" w:rsidR="008B4B01" w:rsidRPr="00E918D4" w:rsidRDefault="008B4B01" w:rsidP="00976301">
      <w:pPr>
        <w:pStyle w:val="ListParagraph"/>
        <w:numPr>
          <w:ilvl w:val="0"/>
          <w:numId w:val="5"/>
        </w:numPr>
        <w:contextualSpacing/>
        <w:jc w:val="both"/>
        <w:rPr>
          <w:rFonts w:asciiTheme="majorHAnsi" w:hAnsiTheme="majorHAnsi" w:cstheme="majorHAnsi"/>
          <w:b/>
          <w:bCs/>
          <w:sz w:val="20"/>
          <w:szCs w:val="20"/>
          <w:lang w:val="en-SG"/>
        </w:rPr>
      </w:pPr>
      <w:r w:rsidRPr="00E918D4">
        <w:rPr>
          <w:rFonts w:asciiTheme="majorHAnsi" w:hAnsiTheme="majorHAnsi" w:cstheme="majorHAnsi"/>
          <w:b/>
          <w:bCs/>
          <w:sz w:val="20"/>
          <w:szCs w:val="20"/>
          <w:lang w:val="en-SG"/>
        </w:rPr>
        <w:t>Every team member must contribute to coding. Do not assign any member solely to documentation or UI styling.</w:t>
      </w:r>
    </w:p>
    <w:p w14:paraId="6DDCE6A2" w14:textId="77777777" w:rsidR="008B4B01" w:rsidRPr="00A2243F" w:rsidRDefault="008B4B01" w:rsidP="00976301">
      <w:pPr>
        <w:pStyle w:val="ListBullet"/>
        <w:numPr>
          <w:ilvl w:val="0"/>
          <w:numId w:val="5"/>
        </w:numPr>
        <w:spacing w:line="240" w:lineRule="auto"/>
        <w:rPr>
          <w:rFonts w:asciiTheme="majorHAnsi" w:hAnsiTheme="majorHAnsi" w:cstheme="majorHAnsi"/>
          <w:b/>
          <w:bCs/>
        </w:rPr>
      </w:pPr>
      <w:r w:rsidRPr="00A2243F">
        <w:rPr>
          <w:rFonts w:asciiTheme="majorHAnsi" w:hAnsiTheme="majorHAnsi" w:cstheme="majorHAnsi"/>
        </w:rPr>
        <w:t>A team member may be responsible for more than one feature. You may add extra rows under the same name if needed.</w:t>
      </w:r>
    </w:p>
    <w:p w14:paraId="4E88BB5A" w14:textId="77777777" w:rsidR="008B4B01" w:rsidRDefault="008B4B01" w:rsidP="008B4B01">
      <w:pPr>
        <w:pStyle w:val="ListBullet"/>
        <w:numPr>
          <w:ilvl w:val="0"/>
          <w:numId w:val="0"/>
        </w:numPr>
        <w:spacing w:line="240" w:lineRule="auto"/>
        <w:rPr>
          <w:rFonts w:asciiTheme="majorHAnsi" w:hAnsiTheme="majorHAnsi" w:cstheme="majorHAnsi"/>
          <w:b/>
          <w:bCs/>
        </w:rPr>
      </w:pPr>
    </w:p>
    <w:p w14:paraId="6E88581D" w14:textId="77777777" w:rsidR="008B4B01" w:rsidRPr="00A2243F" w:rsidRDefault="008B4B01" w:rsidP="008B4B01">
      <w:pPr>
        <w:pStyle w:val="ListBullet"/>
        <w:numPr>
          <w:ilvl w:val="0"/>
          <w:numId w:val="0"/>
        </w:numPr>
        <w:spacing w:after="0" w:line="240" w:lineRule="auto"/>
        <w:rPr>
          <w:rFonts w:asciiTheme="majorHAnsi" w:hAnsiTheme="majorHAnsi" w:cstheme="majorHAnsi"/>
          <w:b/>
          <w:bCs/>
        </w:rPr>
      </w:pPr>
      <w:r>
        <w:rPr>
          <w:rFonts w:asciiTheme="majorHAnsi" w:hAnsiTheme="majorHAnsi" w:cstheme="majorHAnsi"/>
          <w:b/>
          <w:bCs/>
        </w:rPr>
        <w:t>Sample</w:t>
      </w:r>
      <w:r w:rsidRPr="00A2243F">
        <w:rPr>
          <w:rFonts w:asciiTheme="majorHAnsi" w:hAnsiTheme="majorHAnsi" w:cstheme="majorHAnsi"/>
          <w:b/>
          <w:bCs/>
        </w:rPr>
        <w:t>:</w:t>
      </w:r>
    </w:p>
    <w:tbl>
      <w:tblPr>
        <w:tblStyle w:val="TableGrid"/>
        <w:tblW w:w="0" w:type="auto"/>
        <w:tblInd w:w="-34" w:type="dxa"/>
        <w:tblLook w:val="04A0" w:firstRow="1" w:lastRow="0" w:firstColumn="1" w:lastColumn="0" w:noHBand="0" w:noVBand="1"/>
      </w:tblPr>
      <w:tblGrid>
        <w:gridCol w:w="2054"/>
        <w:gridCol w:w="1422"/>
        <w:gridCol w:w="1730"/>
        <w:gridCol w:w="2792"/>
        <w:gridCol w:w="2256"/>
        <w:gridCol w:w="3738"/>
      </w:tblGrid>
      <w:tr w:rsidR="008B4B01" w:rsidRPr="005D1286" w14:paraId="7CB00AC1" w14:textId="77777777" w:rsidTr="0094753B">
        <w:tc>
          <w:tcPr>
            <w:tcW w:w="2063" w:type="dxa"/>
            <w:shd w:val="clear" w:color="auto" w:fill="D9D9D9" w:themeFill="background1" w:themeFillShade="D9"/>
            <w:vAlign w:val="center"/>
          </w:tcPr>
          <w:p w14:paraId="7FA94A5D" w14:textId="77777777" w:rsidR="008B4B01" w:rsidRPr="005D1286" w:rsidRDefault="008B4B01" w:rsidP="0094753B">
            <w:pPr>
              <w:jc w:val="center"/>
              <w:rPr>
                <w:rFonts w:asciiTheme="majorHAnsi" w:hAnsiTheme="majorHAnsi" w:cstheme="majorHAnsi"/>
                <w:b/>
                <w:bCs/>
                <w:sz w:val="16"/>
                <w:szCs w:val="16"/>
              </w:rPr>
            </w:pPr>
            <w:r w:rsidRPr="005D1286">
              <w:rPr>
                <w:rFonts w:asciiTheme="majorHAnsi" w:hAnsiTheme="majorHAnsi" w:cstheme="majorHAnsi"/>
                <w:b/>
                <w:bCs/>
                <w:sz w:val="16"/>
                <w:szCs w:val="16"/>
              </w:rPr>
              <w:t>Member Name and Role (Leader/Member</w:t>
            </w:r>
            <w:r>
              <w:rPr>
                <w:rFonts w:asciiTheme="majorHAnsi" w:hAnsiTheme="majorHAnsi" w:cstheme="majorHAnsi"/>
                <w:b/>
                <w:bCs/>
                <w:sz w:val="16"/>
                <w:szCs w:val="16"/>
              </w:rPr>
              <w:t>/Scribe</w:t>
            </w:r>
            <w:r w:rsidRPr="005D1286">
              <w:rPr>
                <w:rFonts w:asciiTheme="majorHAnsi" w:hAnsiTheme="majorHAnsi" w:cstheme="majorHAnsi"/>
                <w:b/>
                <w:bCs/>
                <w:sz w:val="16"/>
                <w:szCs w:val="16"/>
              </w:rPr>
              <w:t>)</w:t>
            </w:r>
          </w:p>
        </w:tc>
        <w:tc>
          <w:tcPr>
            <w:tcW w:w="1444" w:type="dxa"/>
            <w:shd w:val="clear" w:color="auto" w:fill="D9D9D9" w:themeFill="background1" w:themeFillShade="D9"/>
            <w:vAlign w:val="center"/>
          </w:tcPr>
          <w:p w14:paraId="1C96DF7A" w14:textId="77777777" w:rsidR="008B4B01" w:rsidRPr="005D1286" w:rsidRDefault="008B4B01" w:rsidP="0094753B">
            <w:pPr>
              <w:jc w:val="center"/>
              <w:rPr>
                <w:rFonts w:asciiTheme="majorHAnsi" w:hAnsiTheme="majorHAnsi" w:cstheme="majorHAnsi"/>
                <w:b/>
                <w:bCs/>
                <w:sz w:val="16"/>
                <w:szCs w:val="16"/>
              </w:rPr>
            </w:pPr>
            <w:r w:rsidRPr="005D1286">
              <w:rPr>
                <w:rFonts w:asciiTheme="majorHAnsi" w:hAnsiTheme="majorHAnsi" w:cstheme="majorHAnsi"/>
                <w:b/>
                <w:bCs/>
                <w:sz w:val="16"/>
                <w:szCs w:val="16"/>
              </w:rPr>
              <w:t>Member GitHub username</w:t>
            </w:r>
          </w:p>
        </w:tc>
        <w:tc>
          <w:tcPr>
            <w:tcW w:w="1748" w:type="dxa"/>
            <w:shd w:val="clear" w:color="auto" w:fill="D9D9D9" w:themeFill="background1" w:themeFillShade="D9"/>
            <w:vAlign w:val="center"/>
          </w:tcPr>
          <w:p w14:paraId="63081160" w14:textId="77777777" w:rsidR="008B4B01" w:rsidRPr="005D1286" w:rsidRDefault="008B4B01" w:rsidP="0094753B">
            <w:pPr>
              <w:jc w:val="center"/>
              <w:rPr>
                <w:rFonts w:asciiTheme="majorHAnsi" w:hAnsiTheme="majorHAnsi" w:cstheme="majorHAnsi"/>
                <w:b/>
                <w:bCs/>
                <w:sz w:val="16"/>
                <w:szCs w:val="16"/>
              </w:rPr>
            </w:pPr>
            <w:r w:rsidRPr="005D1286">
              <w:rPr>
                <w:rFonts w:asciiTheme="majorHAnsi" w:hAnsiTheme="majorHAnsi" w:cstheme="majorHAnsi"/>
                <w:b/>
                <w:bCs/>
                <w:sz w:val="16"/>
                <w:szCs w:val="16"/>
              </w:rPr>
              <w:t>Feature Assigned</w:t>
            </w:r>
          </w:p>
        </w:tc>
        <w:tc>
          <w:tcPr>
            <w:tcW w:w="2858" w:type="dxa"/>
            <w:shd w:val="clear" w:color="auto" w:fill="D9D9D9" w:themeFill="background1" w:themeFillShade="D9"/>
            <w:vAlign w:val="center"/>
          </w:tcPr>
          <w:p w14:paraId="478F89B5" w14:textId="77777777" w:rsidR="008B4B01" w:rsidRPr="005D1286" w:rsidRDefault="008B4B01" w:rsidP="0094753B">
            <w:pPr>
              <w:jc w:val="center"/>
              <w:rPr>
                <w:rFonts w:asciiTheme="majorHAnsi" w:hAnsiTheme="majorHAnsi" w:cstheme="majorHAnsi"/>
                <w:b/>
                <w:bCs/>
                <w:sz w:val="16"/>
                <w:szCs w:val="16"/>
              </w:rPr>
            </w:pPr>
            <w:r w:rsidRPr="005D1286">
              <w:rPr>
                <w:rFonts w:asciiTheme="majorHAnsi" w:hAnsiTheme="majorHAnsi" w:cstheme="majorHAnsi"/>
                <w:b/>
                <w:bCs/>
                <w:sz w:val="16"/>
                <w:szCs w:val="16"/>
              </w:rPr>
              <w:t>Description of Work</w:t>
            </w:r>
          </w:p>
        </w:tc>
        <w:tc>
          <w:tcPr>
            <w:tcW w:w="2270" w:type="dxa"/>
            <w:shd w:val="clear" w:color="auto" w:fill="D9D9D9" w:themeFill="background1" w:themeFillShade="D9"/>
            <w:vAlign w:val="center"/>
          </w:tcPr>
          <w:p w14:paraId="68A2CBEE" w14:textId="77777777" w:rsidR="008B4B01" w:rsidRPr="005D1286" w:rsidRDefault="008B4B01" w:rsidP="0094753B">
            <w:pPr>
              <w:jc w:val="center"/>
              <w:rPr>
                <w:rFonts w:asciiTheme="majorHAnsi" w:hAnsiTheme="majorHAnsi" w:cstheme="majorHAnsi"/>
                <w:b/>
                <w:bCs/>
                <w:sz w:val="16"/>
                <w:szCs w:val="16"/>
              </w:rPr>
            </w:pPr>
            <w:r w:rsidRPr="005D1286">
              <w:rPr>
                <w:rFonts w:asciiTheme="majorHAnsi" w:hAnsiTheme="majorHAnsi" w:cstheme="majorHAnsi"/>
                <w:b/>
                <w:bCs/>
                <w:sz w:val="16"/>
                <w:szCs w:val="16"/>
              </w:rPr>
              <w:t>Route(s) Used</w:t>
            </w:r>
          </w:p>
        </w:tc>
        <w:tc>
          <w:tcPr>
            <w:tcW w:w="3825" w:type="dxa"/>
            <w:shd w:val="clear" w:color="auto" w:fill="D9D9D9" w:themeFill="background1" w:themeFillShade="D9"/>
            <w:vAlign w:val="center"/>
          </w:tcPr>
          <w:p w14:paraId="487647DF" w14:textId="77777777" w:rsidR="008B4B01" w:rsidRPr="005D1286" w:rsidRDefault="008B4B01" w:rsidP="0094753B">
            <w:pPr>
              <w:jc w:val="center"/>
              <w:rPr>
                <w:rFonts w:asciiTheme="majorHAnsi" w:hAnsiTheme="majorHAnsi" w:cstheme="majorHAnsi"/>
                <w:b/>
                <w:bCs/>
                <w:sz w:val="16"/>
                <w:szCs w:val="16"/>
              </w:rPr>
            </w:pPr>
            <w:r w:rsidRPr="005D1286">
              <w:rPr>
                <w:rFonts w:asciiTheme="majorHAnsi" w:hAnsiTheme="majorHAnsi" w:cstheme="majorHAnsi"/>
                <w:b/>
                <w:bCs/>
                <w:sz w:val="16"/>
                <w:szCs w:val="16"/>
              </w:rPr>
              <w:t>Models, Views and Controllers</w:t>
            </w:r>
          </w:p>
        </w:tc>
      </w:tr>
      <w:tr w:rsidR="008B4B01" w:rsidRPr="005D1286" w14:paraId="37FCD1EC" w14:textId="77777777" w:rsidTr="0094753B">
        <w:tc>
          <w:tcPr>
            <w:tcW w:w="2063" w:type="dxa"/>
            <w:shd w:val="clear" w:color="auto" w:fill="FFFF00"/>
          </w:tcPr>
          <w:p w14:paraId="089978AA" w14:textId="77777777" w:rsidR="008B4B01" w:rsidRPr="005D1286" w:rsidRDefault="008B4B01" w:rsidP="0094753B">
            <w:pPr>
              <w:rPr>
                <w:rFonts w:asciiTheme="majorHAnsi" w:hAnsiTheme="majorHAnsi" w:cstheme="majorHAnsi"/>
                <w:b/>
                <w:bCs/>
                <w:color w:val="EE0000"/>
                <w:sz w:val="16"/>
                <w:szCs w:val="16"/>
                <w:highlight w:val="yellow"/>
              </w:rPr>
            </w:pPr>
            <w:r w:rsidRPr="005D1286">
              <w:rPr>
                <w:rFonts w:asciiTheme="majorHAnsi" w:hAnsiTheme="majorHAnsi" w:cstheme="majorHAnsi"/>
                <w:b/>
                <w:bCs/>
                <w:sz w:val="16"/>
                <w:szCs w:val="16"/>
                <w:highlight w:val="yellow"/>
              </w:rPr>
              <w:t>Student Full Name (Student ID) - Role</w:t>
            </w:r>
          </w:p>
        </w:tc>
        <w:tc>
          <w:tcPr>
            <w:tcW w:w="1444" w:type="dxa"/>
            <w:shd w:val="clear" w:color="auto" w:fill="FFFF00"/>
          </w:tcPr>
          <w:p w14:paraId="02B6D0A0" w14:textId="77777777" w:rsidR="008B4B01" w:rsidRPr="005D1286" w:rsidRDefault="008B4B01" w:rsidP="0094753B">
            <w:pPr>
              <w:rPr>
                <w:rFonts w:asciiTheme="majorHAnsi" w:hAnsiTheme="majorHAnsi" w:cstheme="majorHAnsi"/>
                <w:b/>
                <w:bCs/>
                <w:sz w:val="16"/>
                <w:szCs w:val="16"/>
                <w:highlight w:val="yellow"/>
              </w:rPr>
            </w:pPr>
            <w:r w:rsidRPr="005D1286">
              <w:rPr>
                <w:rFonts w:asciiTheme="majorHAnsi" w:hAnsiTheme="majorHAnsi" w:cstheme="majorHAnsi"/>
                <w:b/>
                <w:bCs/>
                <w:sz w:val="16"/>
                <w:szCs w:val="16"/>
                <w:highlight w:val="yellow"/>
              </w:rPr>
              <w:t>GitHub username</w:t>
            </w:r>
          </w:p>
        </w:tc>
        <w:tc>
          <w:tcPr>
            <w:tcW w:w="1748" w:type="dxa"/>
            <w:shd w:val="clear" w:color="auto" w:fill="FFFF00"/>
          </w:tcPr>
          <w:p w14:paraId="3A6E4CD0" w14:textId="77777777" w:rsidR="008B4B01" w:rsidRPr="005D1286" w:rsidRDefault="008B4B01" w:rsidP="0094753B">
            <w:pPr>
              <w:rPr>
                <w:rFonts w:asciiTheme="majorHAnsi" w:hAnsiTheme="majorHAnsi" w:cstheme="majorHAnsi"/>
                <w:b/>
                <w:bCs/>
                <w:color w:val="EE0000"/>
                <w:sz w:val="16"/>
                <w:szCs w:val="16"/>
                <w:highlight w:val="yellow"/>
              </w:rPr>
            </w:pPr>
            <w:r w:rsidRPr="005D1286">
              <w:rPr>
                <w:rFonts w:asciiTheme="majorHAnsi" w:hAnsiTheme="majorHAnsi" w:cstheme="majorHAnsi"/>
                <w:b/>
                <w:bCs/>
                <w:sz w:val="16"/>
                <w:szCs w:val="16"/>
                <w:highlight w:val="yellow"/>
              </w:rPr>
              <w:t>The main feature/function the student is responsible for.</w:t>
            </w:r>
          </w:p>
        </w:tc>
        <w:tc>
          <w:tcPr>
            <w:tcW w:w="2858" w:type="dxa"/>
            <w:shd w:val="clear" w:color="auto" w:fill="FFFF00"/>
          </w:tcPr>
          <w:p w14:paraId="3485945E" w14:textId="77777777" w:rsidR="008B4B01" w:rsidRPr="005D1286" w:rsidRDefault="008B4B01" w:rsidP="0094753B">
            <w:pPr>
              <w:rPr>
                <w:rFonts w:asciiTheme="majorHAnsi" w:hAnsiTheme="majorHAnsi" w:cstheme="majorHAnsi"/>
                <w:b/>
                <w:bCs/>
                <w:color w:val="EE0000"/>
                <w:sz w:val="16"/>
                <w:szCs w:val="16"/>
                <w:highlight w:val="yellow"/>
              </w:rPr>
            </w:pPr>
            <w:r w:rsidRPr="005D1286">
              <w:rPr>
                <w:rFonts w:asciiTheme="majorHAnsi" w:hAnsiTheme="majorHAnsi" w:cstheme="majorHAnsi"/>
                <w:b/>
                <w:bCs/>
                <w:sz w:val="16"/>
                <w:szCs w:val="16"/>
                <w:highlight w:val="yellow"/>
              </w:rPr>
              <w:t>Describe what you worked on for this feature.</w:t>
            </w:r>
          </w:p>
        </w:tc>
        <w:tc>
          <w:tcPr>
            <w:tcW w:w="2270" w:type="dxa"/>
            <w:shd w:val="clear" w:color="auto" w:fill="FFFF00"/>
          </w:tcPr>
          <w:p w14:paraId="0399AB99" w14:textId="77777777" w:rsidR="008B4B01" w:rsidRPr="005D1286" w:rsidRDefault="008B4B01" w:rsidP="0094753B">
            <w:pPr>
              <w:rPr>
                <w:rFonts w:asciiTheme="majorHAnsi" w:hAnsiTheme="majorHAnsi" w:cstheme="majorHAnsi"/>
                <w:b/>
                <w:bCs/>
                <w:sz w:val="16"/>
                <w:szCs w:val="16"/>
                <w:highlight w:val="yellow"/>
              </w:rPr>
            </w:pPr>
            <w:r w:rsidRPr="005D1286">
              <w:rPr>
                <w:rFonts w:asciiTheme="majorHAnsi" w:hAnsiTheme="majorHAnsi" w:cstheme="majorHAnsi"/>
                <w:b/>
                <w:bCs/>
                <w:sz w:val="16"/>
                <w:szCs w:val="16"/>
                <w:highlight w:val="yellow"/>
              </w:rPr>
              <w:t>The Express route(s) created or handled:</w:t>
            </w:r>
            <w:r w:rsidRPr="005D1286">
              <w:rPr>
                <w:rFonts w:asciiTheme="majorHAnsi" w:hAnsiTheme="majorHAnsi" w:cstheme="majorHAnsi"/>
                <w:b/>
                <w:bCs/>
                <w:sz w:val="16"/>
                <w:szCs w:val="16"/>
                <w:highlight w:val="yellow"/>
              </w:rPr>
              <w:br/>
              <w:t>E.g. /</w:t>
            </w:r>
            <w:proofErr w:type="spellStart"/>
            <w:r w:rsidRPr="005D1286">
              <w:rPr>
                <w:rFonts w:asciiTheme="majorHAnsi" w:hAnsiTheme="majorHAnsi" w:cstheme="majorHAnsi"/>
                <w:b/>
                <w:bCs/>
                <w:sz w:val="16"/>
                <w:szCs w:val="16"/>
                <w:highlight w:val="yellow"/>
              </w:rPr>
              <w:t>yourRouteHere</w:t>
            </w:r>
            <w:proofErr w:type="spellEnd"/>
          </w:p>
          <w:p w14:paraId="3958D111" w14:textId="77777777" w:rsidR="008B4B01" w:rsidRPr="005D1286" w:rsidRDefault="008B4B01" w:rsidP="0094753B">
            <w:pPr>
              <w:rPr>
                <w:rFonts w:asciiTheme="majorHAnsi" w:hAnsiTheme="majorHAnsi" w:cstheme="majorHAnsi"/>
                <w:b/>
                <w:bCs/>
                <w:color w:val="EE0000"/>
                <w:sz w:val="16"/>
                <w:szCs w:val="16"/>
                <w:highlight w:val="yellow"/>
              </w:rPr>
            </w:pPr>
          </w:p>
        </w:tc>
        <w:tc>
          <w:tcPr>
            <w:tcW w:w="3825" w:type="dxa"/>
            <w:shd w:val="clear" w:color="auto" w:fill="FFFF00"/>
          </w:tcPr>
          <w:p w14:paraId="1F5953C4" w14:textId="77777777" w:rsidR="008B4B01" w:rsidRPr="005D1286" w:rsidRDefault="008B4B01" w:rsidP="0094753B">
            <w:pPr>
              <w:rPr>
                <w:rFonts w:asciiTheme="majorHAnsi" w:hAnsiTheme="majorHAnsi" w:cstheme="majorHAnsi"/>
                <w:b/>
                <w:bCs/>
                <w:sz w:val="16"/>
                <w:szCs w:val="16"/>
                <w:highlight w:val="yellow"/>
              </w:rPr>
            </w:pPr>
            <w:r w:rsidRPr="005D1286">
              <w:rPr>
                <w:rFonts w:asciiTheme="majorHAnsi" w:hAnsiTheme="majorHAnsi" w:cstheme="majorHAnsi"/>
                <w:b/>
                <w:bCs/>
                <w:sz w:val="16"/>
                <w:szCs w:val="16"/>
                <w:highlight w:val="yellow"/>
              </w:rPr>
              <w:t>List the models, views and controllers used</w:t>
            </w:r>
          </w:p>
          <w:p w14:paraId="40EF50D5" w14:textId="77777777" w:rsidR="008B4B01" w:rsidRPr="005D1286" w:rsidRDefault="008B4B01" w:rsidP="0094753B">
            <w:pPr>
              <w:rPr>
                <w:rFonts w:asciiTheme="majorHAnsi" w:hAnsiTheme="majorHAnsi" w:cstheme="majorHAnsi"/>
                <w:b/>
                <w:bCs/>
                <w:color w:val="EE0000"/>
                <w:sz w:val="16"/>
                <w:szCs w:val="16"/>
                <w:highlight w:val="yellow"/>
              </w:rPr>
            </w:pPr>
          </w:p>
        </w:tc>
      </w:tr>
      <w:tr w:rsidR="008B4B01" w:rsidRPr="005D1286" w14:paraId="06997F59" w14:textId="77777777" w:rsidTr="0094753B">
        <w:tc>
          <w:tcPr>
            <w:tcW w:w="2063" w:type="dxa"/>
          </w:tcPr>
          <w:p w14:paraId="790E1CB4" w14:textId="77777777" w:rsidR="008B4B01" w:rsidRPr="005D1286" w:rsidRDefault="008B4B01" w:rsidP="0094753B">
            <w:pPr>
              <w:rPr>
                <w:rFonts w:asciiTheme="majorHAnsi" w:hAnsiTheme="majorHAnsi" w:cstheme="majorHAnsi"/>
                <w:sz w:val="16"/>
                <w:szCs w:val="16"/>
              </w:rPr>
            </w:pPr>
            <w:r w:rsidRPr="005D1286">
              <w:rPr>
                <w:rFonts w:asciiTheme="majorHAnsi" w:hAnsiTheme="majorHAnsi" w:cstheme="majorHAnsi"/>
                <w:sz w:val="16"/>
                <w:szCs w:val="16"/>
              </w:rPr>
              <w:t>Mary Tan (24012345) - Leader</w:t>
            </w:r>
          </w:p>
        </w:tc>
        <w:tc>
          <w:tcPr>
            <w:tcW w:w="1444" w:type="dxa"/>
          </w:tcPr>
          <w:p w14:paraId="2D701AA8" w14:textId="77777777" w:rsidR="008B4B01" w:rsidRPr="005D1286" w:rsidRDefault="008B4B01" w:rsidP="0094753B">
            <w:pPr>
              <w:rPr>
                <w:rFonts w:asciiTheme="majorHAnsi" w:hAnsiTheme="majorHAnsi" w:cstheme="majorHAnsi"/>
                <w:sz w:val="16"/>
                <w:szCs w:val="16"/>
              </w:rPr>
            </w:pPr>
            <w:proofErr w:type="spellStart"/>
            <w:r w:rsidRPr="005D1286">
              <w:rPr>
                <w:rFonts w:asciiTheme="majorHAnsi" w:hAnsiTheme="majorHAnsi" w:cstheme="majorHAnsi"/>
                <w:sz w:val="16"/>
                <w:szCs w:val="16"/>
              </w:rPr>
              <w:t>mary_tan</w:t>
            </w:r>
            <w:proofErr w:type="spellEnd"/>
          </w:p>
        </w:tc>
        <w:tc>
          <w:tcPr>
            <w:tcW w:w="1748" w:type="dxa"/>
          </w:tcPr>
          <w:p w14:paraId="40BB5CD9" w14:textId="77777777" w:rsidR="008B4B01" w:rsidRPr="005D1286" w:rsidRDefault="008B4B01" w:rsidP="0094753B">
            <w:pPr>
              <w:rPr>
                <w:rFonts w:asciiTheme="majorHAnsi" w:hAnsiTheme="majorHAnsi" w:cstheme="majorHAnsi"/>
                <w:sz w:val="16"/>
                <w:szCs w:val="16"/>
              </w:rPr>
            </w:pPr>
            <w:r w:rsidRPr="005D1286">
              <w:rPr>
                <w:rFonts w:asciiTheme="majorHAnsi" w:hAnsiTheme="majorHAnsi" w:cstheme="majorHAnsi"/>
                <w:sz w:val="16"/>
                <w:szCs w:val="16"/>
              </w:rPr>
              <w:t>Student management</w:t>
            </w:r>
          </w:p>
        </w:tc>
        <w:tc>
          <w:tcPr>
            <w:tcW w:w="2858" w:type="dxa"/>
          </w:tcPr>
          <w:p w14:paraId="6EE5C50D" w14:textId="77777777" w:rsidR="008B4B01" w:rsidRDefault="008B4B01" w:rsidP="0094753B">
            <w:pPr>
              <w:rPr>
                <w:rFonts w:asciiTheme="majorHAnsi" w:hAnsiTheme="majorHAnsi" w:cstheme="majorHAnsi"/>
                <w:sz w:val="16"/>
                <w:szCs w:val="16"/>
              </w:rPr>
            </w:pPr>
            <w:r>
              <w:rPr>
                <w:rFonts w:asciiTheme="majorHAnsi" w:hAnsiTheme="majorHAnsi" w:cstheme="majorHAnsi"/>
                <w:sz w:val="16"/>
                <w:szCs w:val="16"/>
              </w:rPr>
              <w:t>Prototype for students</w:t>
            </w:r>
          </w:p>
          <w:p w14:paraId="7FC563DA" w14:textId="77777777" w:rsidR="008B4B01" w:rsidRDefault="008B4B01" w:rsidP="0094753B">
            <w:pPr>
              <w:rPr>
                <w:rFonts w:asciiTheme="majorHAnsi" w:hAnsiTheme="majorHAnsi" w:cstheme="majorHAnsi"/>
                <w:sz w:val="16"/>
                <w:szCs w:val="16"/>
              </w:rPr>
            </w:pPr>
          </w:p>
          <w:p w14:paraId="5294A432" w14:textId="77777777" w:rsidR="008B4B01" w:rsidRDefault="008B4B01" w:rsidP="0094753B">
            <w:pPr>
              <w:rPr>
                <w:rFonts w:asciiTheme="majorHAnsi" w:hAnsiTheme="majorHAnsi" w:cstheme="majorHAnsi"/>
                <w:sz w:val="16"/>
                <w:szCs w:val="16"/>
              </w:rPr>
            </w:pPr>
            <w:r w:rsidRPr="005D1286">
              <w:rPr>
                <w:rFonts w:asciiTheme="majorHAnsi" w:hAnsiTheme="majorHAnsi" w:cstheme="majorHAnsi"/>
                <w:sz w:val="16"/>
                <w:szCs w:val="16"/>
              </w:rPr>
              <w:t>Created full CRUD for student</w:t>
            </w:r>
            <w:r>
              <w:rPr>
                <w:rFonts w:asciiTheme="majorHAnsi" w:hAnsiTheme="majorHAnsi" w:cstheme="majorHAnsi"/>
                <w:sz w:val="16"/>
                <w:szCs w:val="16"/>
              </w:rPr>
              <w:t xml:space="preserve">s </w:t>
            </w:r>
            <w:r w:rsidRPr="005D1286">
              <w:rPr>
                <w:rFonts w:asciiTheme="majorHAnsi" w:hAnsiTheme="majorHAnsi" w:cstheme="majorHAnsi"/>
                <w:sz w:val="16"/>
                <w:szCs w:val="16"/>
              </w:rPr>
              <w:t>management, views,</w:t>
            </w:r>
            <w:r>
              <w:rPr>
                <w:rFonts w:asciiTheme="majorHAnsi" w:hAnsiTheme="majorHAnsi" w:cstheme="majorHAnsi"/>
                <w:sz w:val="16"/>
                <w:szCs w:val="16"/>
              </w:rPr>
              <w:t xml:space="preserve"> search, filter,</w:t>
            </w:r>
            <w:r w:rsidRPr="005D1286">
              <w:rPr>
                <w:rFonts w:asciiTheme="majorHAnsi" w:hAnsiTheme="majorHAnsi" w:cstheme="majorHAnsi"/>
                <w:sz w:val="16"/>
                <w:szCs w:val="16"/>
              </w:rPr>
              <w:t xml:space="preserve"> validation of input</w:t>
            </w:r>
          </w:p>
          <w:p w14:paraId="2B6BF1B3" w14:textId="77777777" w:rsidR="008B4B01" w:rsidRDefault="008B4B01" w:rsidP="0094753B">
            <w:pPr>
              <w:rPr>
                <w:rFonts w:asciiTheme="majorHAnsi" w:hAnsiTheme="majorHAnsi" w:cstheme="majorHAnsi"/>
                <w:sz w:val="16"/>
                <w:szCs w:val="16"/>
              </w:rPr>
            </w:pPr>
          </w:p>
          <w:p w14:paraId="67242A34" w14:textId="77777777" w:rsidR="008B4B01" w:rsidRPr="005D1286" w:rsidRDefault="008B4B01" w:rsidP="0094753B">
            <w:pPr>
              <w:rPr>
                <w:rFonts w:asciiTheme="majorHAnsi" w:hAnsiTheme="majorHAnsi" w:cstheme="majorHAnsi"/>
                <w:sz w:val="16"/>
                <w:szCs w:val="16"/>
              </w:rPr>
            </w:pPr>
            <w:r>
              <w:rPr>
                <w:rFonts w:asciiTheme="majorHAnsi" w:hAnsiTheme="majorHAnsi" w:cstheme="majorHAnsi"/>
                <w:sz w:val="16"/>
                <w:szCs w:val="16"/>
              </w:rPr>
              <w:t>Integrated whole project</w:t>
            </w:r>
          </w:p>
          <w:p w14:paraId="71740659" w14:textId="77777777" w:rsidR="008B4B01" w:rsidRPr="005D1286" w:rsidRDefault="008B4B01" w:rsidP="0094753B">
            <w:pPr>
              <w:rPr>
                <w:rFonts w:asciiTheme="majorHAnsi" w:hAnsiTheme="majorHAnsi" w:cstheme="majorHAnsi"/>
                <w:sz w:val="16"/>
                <w:szCs w:val="16"/>
              </w:rPr>
            </w:pPr>
          </w:p>
        </w:tc>
        <w:tc>
          <w:tcPr>
            <w:tcW w:w="2270" w:type="dxa"/>
          </w:tcPr>
          <w:p w14:paraId="0B246F09" w14:textId="77777777" w:rsidR="008B4B01" w:rsidRPr="005D1286" w:rsidRDefault="008B4B01" w:rsidP="0094753B">
            <w:pPr>
              <w:rPr>
                <w:rFonts w:asciiTheme="majorHAnsi" w:hAnsiTheme="majorHAnsi" w:cstheme="majorHAnsi"/>
                <w:sz w:val="16"/>
                <w:szCs w:val="16"/>
              </w:rPr>
            </w:pPr>
            <w:r w:rsidRPr="005D1286">
              <w:rPr>
                <w:rFonts w:asciiTheme="majorHAnsi" w:hAnsiTheme="majorHAnsi" w:cstheme="majorHAnsi"/>
                <w:sz w:val="16"/>
                <w:szCs w:val="16"/>
              </w:rPr>
              <w:t>/students</w:t>
            </w:r>
          </w:p>
          <w:p w14:paraId="0FC45290" w14:textId="77777777" w:rsidR="008B4B01" w:rsidRPr="005D1286" w:rsidRDefault="008B4B01" w:rsidP="0094753B">
            <w:pPr>
              <w:rPr>
                <w:rFonts w:asciiTheme="majorHAnsi" w:hAnsiTheme="majorHAnsi" w:cstheme="majorHAnsi"/>
                <w:sz w:val="16"/>
                <w:szCs w:val="16"/>
              </w:rPr>
            </w:pPr>
            <w:r w:rsidRPr="005D1286">
              <w:rPr>
                <w:rFonts w:asciiTheme="majorHAnsi" w:hAnsiTheme="majorHAnsi" w:cstheme="majorHAnsi"/>
                <w:sz w:val="16"/>
                <w:szCs w:val="16"/>
              </w:rPr>
              <w:t>/student/:id</w:t>
            </w:r>
          </w:p>
          <w:p w14:paraId="79A00AD1" w14:textId="77777777" w:rsidR="008B4B01" w:rsidRPr="005D1286" w:rsidRDefault="008B4B01" w:rsidP="0094753B">
            <w:pPr>
              <w:rPr>
                <w:rFonts w:asciiTheme="majorHAnsi" w:hAnsiTheme="majorHAnsi" w:cstheme="majorHAnsi"/>
                <w:sz w:val="16"/>
                <w:szCs w:val="16"/>
              </w:rPr>
            </w:pPr>
            <w:r w:rsidRPr="005D1286">
              <w:rPr>
                <w:rFonts w:asciiTheme="majorHAnsi" w:hAnsiTheme="majorHAnsi" w:cstheme="majorHAnsi"/>
                <w:sz w:val="16"/>
                <w:szCs w:val="16"/>
              </w:rPr>
              <w:t>/students/add</w:t>
            </w:r>
          </w:p>
          <w:p w14:paraId="0BCBF016" w14:textId="77777777" w:rsidR="008B4B01" w:rsidRPr="005D1286" w:rsidRDefault="008B4B01" w:rsidP="0094753B">
            <w:pPr>
              <w:rPr>
                <w:rFonts w:asciiTheme="majorHAnsi" w:hAnsiTheme="majorHAnsi" w:cstheme="majorHAnsi"/>
                <w:sz w:val="16"/>
                <w:szCs w:val="16"/>
              </w:rPr>
            </w:pPr>
            <w:r w:rsidRPr="005D1286">
              <w:rPr>
                <w:rFonts w:asciiTheme="majorHAnsi" w:hAnsiTheme="majorHAnsi" w:cstheme="majorHAnsi"/>
                <w:sz w:val="16"/>
                <w:szCs w:val="16"/>
              </w:rPr>
              <w:t>/student/:id/update</w:t>
            </w:r>
          </w:p>
          <w:p w14:paraId="29C62EB8" w14:textId="77777777" w:rsidR="008B4B01" w:rsidRDefault="008B4B01" w:rsidP="0094753B">
            <w:pPr>
              <w:rPr>
                <w:rFonts w:asciiTheme="majorHAnsi" w:hAnsiTheme="majorHAnsi" w:cstheme="majorHAnsi"/>
                <w:sz w:val="16"/>
                <w:szCs w:val="16"/>
              </w:rPr>
            </w:pPr>
            <w:r w:rsidRPr="005D1286">
              <w:rPr>
                <w:rFonts w:asciiTheme="majorHAnsi" w:hAnsiTheme="majorHAnsi" w:cstheme="majorHAnsi"/>
                <w:sz w:val="16"/>
                <w:szCs w:val="16"/>
              </w:rPr>
              <w:t>/student/:id/delete</w:t>
            </w:r>
          </w:p>
          <w:p w14:paraId="32FB218F" w14:textId="77777777" w:rsidR="008B4B01" w:rsidRPr="005D1286" w:rsidRDefault="008B4B01" w:rsidP="0094753B">
            <w:pPr>
              <w:rPr>
                <w:rFonts w:asciiTheme="majorHAnsi" w:hAnsiTheme="majorHAnsi" w:cstheme="majorHAnsi"/>
                <w:sz w:val="16"/>
                <w:szCs w:val="16"/>
              </w:rPr>
            </w:pPr>
            <w:r>
              <w:rPr>
                <w:rFonts w:asciiTheme="majorHAnsi" w:hAnsiTheme="majorHAnsi" w:cstheme="majorHAnsi"/>
                <w:sz w:val="16"/>
                <w:szCs w:val="16"/>
              </w:rPr>
              <w:t>/student/search/:keyword</w:t>
            </w:r>
          </w:p>
        </w:tc>
        <w:tc>
          <w:tcPr>
            <w:tcW w:w="3825" w:type="dxa"/>
          </w:tcPr>
          <w:p w14:paraId="6743472F" w14:textId="77777777" w:rsidR="008B4B01" w:rsidRPr="005D1286" w:rsidRDefault="008B4B01" w:rsidP="0094753B">
            <w:pPr>
              <w:rPr>
                <w:rFonts w:asciiTheme="majorHAnsi" w:hAnsiTheme="majorHAnsi" w:cstheme="majorHAnsi"/>
                <w:b/>
                <w:bCs/>
                <w:sz w:val="16"/>
                <w:szCs w:val="16"/>
              </w:rPr>
            </w:pPr>
            <w:r w:rsidRPr="005D1286">
              <w:rPr>
                <w:rFonts w:asciiTheme="majorHAnsi" w:hAnsiTheme="majorHAnsi" w:cstheme="majorHAnsi"/>
                <w:b/>
                <w:bCs/>
                <w:sz w:val="16"/>
                <w:szCs w:val="16"/>
              </w:rPr>
              <w:t>Models:</w:t>
            </w:r>
          </w:p>
          <w:p w14:paraId="1B0EC6EB" w14:textId="77777777" w:rsidR="008B4B01" w:rsidRPr="005D1286" w:rsidRDefault="008B4B01" w:rsidP="0094753B">
            <w:pPr>
              <w:rPr>
                <w:rFonts w:asciiTheme="majorHAnsi" w:hAnsiTheme="majorHAnsi" w:cstheme="majorHAnsi"/>
                <w:sz w:val="16"/>
                <w:szCs w:val="16"/>
              </w:rPr>
            </w:pPr>
            <w:r w:rsidRPr="005D1286">
              <w:rPr>
                <w:rFonts w:asciiTheme="majorHAnsi" w:hAnsiTheme="majorHAnsi" w:cstheme="majorHAnsi"/>
                <w:sz w:val="16"/>
                <w:szCs w:val="16"/>
              </w:rPr>
              <w:t>Student.js</w:t>
            </w:r>
          </w:p>
          <w:p w14:paraId="20F1EDFB" w14:textId="77777777" w:rsidR="008B4B01" w:rsidRPr="005D1286" w:rsidRDefault="008B4B01" w:rsidP="0094753B">
            <w:pPr>
              <w:rPr>
                <w:rFonts w:asciiTheme="majorHAnsi" w:hAnsiTheme="majorHAnsi" w:cstheme="majorHAnsi"/>
                <w:sz w:val="16"/>
                <w:szCs w:val="16"/>
              </w:rPr>
            </w:pPr>
          </w:p>
          <w:p w14:paraId="7C436A08" w14:textId="77777777" w:rsidR="008B4B01" w:rsidRPr="005D1286" w:rsidRDefault="008B4B01" w:rsidP="0094753B">
            <w:pPr>
              <w:rPr>
                <w:rFonts w:asciiTheme="majorHAnsi" w:hAnsiTheme="majorHAnsi" w:cstheme="majorHAnsi"/>
                <w:b/>
                <w:bCs/>
                <w:sz w:val="16"/>
                <w:szCs w:val="16"/>
              </w:rPr>
            </w:pPr>
            <w:r w:rsidRPr="005D1286">
              <w:rPr>
                <w:rFonts w:asciiTheme="majorHAnsi" w:hAnsiTheme="majorHAnsi" w:cstheme="majorHAnsi"/>
                <w:b/>
                <w:bCs/>
                <w:sz w:val="16"/>
                <w:szCs w:val="16"/>
              </w:rPr>
              <w:t xml:space="preserve">Views: </w:t>
            </w:r>
          </w:p>
          <w:p w14:paraId="4147A96C" w14:textId="77777777" w:rsidR="008B4B01" w:rsidRPr="005D1286" w:rsidRDefault="008B4B01" w:rsidP="0094753B">
            <w:pPr>
              <w:rPr>
                <w:rFonts w:asciiTheme="majorHAnsi" w:hAnsiTheme="majorHAnsi" w:cstheme="majorHAnsi"/>
                <w:sz w:val="16"/>
                <w:szCs w:val="16"/>
              </w:rPr>
            </w:pPr>
            <w:proofErr w:type="spellStart"/>
            <w:r w:rsidRPr="005D1286">
              <w:rPr>
                <w:rFonts w:asciiTheme="majorHAnsi" w:hAnsiTheme="majorHAnsi" w:cstheme="majorHAnsi"/>
                <w:sz w:val="16"/>
                <w:szCs w:val="16"/>
              </w:rPr>
              <w:t>Student.ejs</w:t>
            </w:r>
            <w:proofErr w:type="spellEnd"/>
          </w:p>
          <w:p w14:paraId="753B5917" w14:textId="77777777" w:rsidR="008B4B01" w:rsidRPr="005D1286" w:rsidRDefault="008B4B01" w:rsidP="0094753B">
            <w:pPr>
              <w:rPr>
                <w:rFonts w:asciiTheme="majorHAnsi" w:hAnsiTheme="majorHAnsi" w:cstheme="majorHAnsi"/>
                <w:sz w:val="16"/>
                <w:szCs w:val="16"/>
              </w:rPr>
            </w:pPr>
            <w:proofErr w:type="spellStart"/>
            <w:r w:rsidRPr="005D1286">
              <w:rPr>
                <w:rFonts w:asciiTheme="majorHAnsi" w:hAnsiTheme="majorHAnsi" w:cstheme="majorHAnsi"/>
                <w:sz w:val="16"/>
                <w:szCs w:val="16"/>
              </w:rPr>
              <w:t>addStudent.ejs</w:t>
            </w:r>
            <w:proofErr w:type="spellEnd"/>
          </w:p>
          <w:p w14:paraId="00D5C4CA" w14:textId="77777777" w:rsidR="008B4B01" w:rsidRPr="005D1286" w:rsidRDefault="008B4B01" w:rsidP="0094753B">
            <w:pPr>
              <w:rPr>
                <w:rFonts w:asciiTheme="majorHAnsi" w:hAnsiTheme="majorHAnsi" w:cstheme="majorHAnsi"/>
                <w:sz w:val="16"/>
                <w:szCs w:val="16"/>
              </w:rPr>
            </w:pPr>
            <w:proofErr w:type="spellStart"/>
            <w:r w:rsidRPr="005D1286">
              <w:rPr>
                <w:rFonts w:asciiTheme="majorHAnsi" w:hAnsiTheme="majorHAnsi" w:cstheme="majorHAnsi"/>
                <w:sz w:val="16"/>
                <w:szCs w:val="16"/>
              </w:rPr>
              <w:t>editStudent.ejs</w:t>
            </w:r>
            <w:proofErr w:type="spellEnd"/>
          </w:p>
          <w:p w14:paraId="23EB2F8F" w14:textId="77777777" w:rsidR="008B4B01" w:rsidRPr="005D1286" w:rsidRDefault="008B4B01" w:rsidP="0094753B">
            <w:pPr>
              <w:rPr>
                <w:rFonts w:asciiTheme="majorHAnsi" w:hAnsiTheme="majorHAnsi" w:cstheme="majorHAnsi"/>
                <w:sz w:val="16"/>
                <w:szCs w:val="16"/>
              </w:rPr>
            </w:pPr>
          </w:p>
          <w:p w14:paraId="108C40F1" w14:textId="77777777" w:rsidR="008B4B01" w:rsidRPr="005D1286" w:rsidRDefault="008B4B01" w:rsidP="0094753B">
            <w:pPr>
              <w:rPr>
                <w:rFonts w:asciiTheme="majorHAnsi" w:hAnsiTheme="majorHAnsi" w:cstheme="majorHAnsi"/>
                <w:b/>
                <w:bCs/>
                <w:sz w:val="16"/>
                <w:szCs w:val="16"/>
              </w:rPr>
            </w:pPr>
            <w:r w:rsidRPr="005D1286">
              <w:rPr>
                <w:rFonts w:asciiTheme="majorHAnsi" w:hAnsiTheme="majorHAnsi" w:cstheme="majorHAnsi"/>
                <w:b/>
                <w:bCs/>
                <w:sz w:val="16"/>
                <w:szCs w:val="16"/>
              </w:rPr>
              <w:t>Controllers:</w:t>
            </w:r>
          </w:p>
          <w:p w14:paraId="6FA4212C" w14:textId="77777777" w:rsidR="008B4B01" w:rsidRPr="005D1286" w:rsidRDefault="008B4B01" w:rsidP="0094753B">
            <w:pPr>
              <w:rPr>
                <w:rFonts w:asciiTheme="majorHAnsi" w:hAnsiTheme="majorHAnsi" w:cstheme="majorHAnsi"/>
                <w:sz w:val="16"/>
                <w:szCs w:val="16"/>
              </w:rPr>
            </w:pPr>
            <w:r w:rsidRPr="005D1286">
              <w:rPr>
                <w:rFonts w:asciiTheme="majorHAnsi" w:hAnsiTheme="majorHAnsi" w:cstheme="majorHAnsi"/>
                <w:sz w:val="16"/>
                <w:szCs w:val="16"/>
              </w:rPr>
              <w:t>StudentController.js</w:t>
            </w:r>
          </w:p>
        </w:tc>
      </w:tr>
      <w:tr w:rsidR="008B4B01" w:rsidRPr="005D1286" w14:paraId="24CD69C7" w14:textId="77777777" w:rsidTr="0094753B">
        <w:tc>
          <w:tcPr>
            <w:tcW w:w="2063" w:type="dxa"/>
          </w:tcPr>
          <w:p w14:paraId="49B739D8" w14:textId="77777777" w:rsidR="008B4B01" w:rsidRDefault="008B4B01" w:rsidP="0094753B">
            <w:pPr>
              <w:rPr>
                <w:rFonts w:asciiTheme="majorHAnsi" w:hAnsiTheme="majorHAnsi" w:cstheme="majorHAnsi"/>
                <w:sz w:val="16"/>
                <w:szCs w:val="16"/>
              </w:rPr>
            </w:pPr>
            <w:r>
              <w:rPr>
                <w:rFonts w:asciiTheme="majorHAnsi" w:hAnsiTheme="majorHAnsi" w:cstheme="majorHAnsi"/>
                <w:sz w:val="16"/>
                <w:szCs w:val="16"/>
              </w:rPr>
              <w:t xml:space="preserve">Peter Lim (24112345) – </w:t>
            </w:r>
          </w:p>
          <w:p w14:paraId="1532FC5F" w14:textId="77777777" w:rsidR="008B4B01" w:rsidRPr="005D1286" w:rsidRDefault="008B4B01" w:rsidP="0094753B">
            <w:pPr>
              <w:rPr>
                <w:rFonts w:asciiTheme="majorHAnsi" w:hAnsiTheme="majorHAnsi" w:cstheme="majorHAnsi"/>
                <w:sz w:val="16"/>
                <w:szCs w:val="16"/>
              </w:rPr>
            </w:pPr>
            <w:r>
              <w:rPr>
                <w:rFonts w:asciiTheme="majorHAnsi" w:hAnsiTheme="majorHAnsi" w:cstheme="majorHAnsi"/>
                <w:sz w:val="16"/>
                <w:szCs w:val="16"/>
              </w:rPr>
              <w:t>Member</w:t>
            </w:r>
          </w:p>
        </w:tc>
        <w:tc>
          <w:tcPr>
            <w:tcW w:w="1444" w:type="dxa"/>
          </w:tcPr>
          <w:p w14:paraId="60088760" w14:textId="77777777" w:rsidR="008B4B01" w:rsidRPr="005D1286" w:rsidRDefault="008B4B01" w:rsidP="0094753B">
            <w:pPr>
              <w:rPr>
                <w:rFonts w:asciiTheme="majorHAnsi" w:hAnsiTheme="majorHAnsi" w:cstheme="majorHAnsi"/>
                <w:sz w:val="16"/>
                <w:szCs w:val="16"/>
              </w:rPr>
            </w:pPr>
            <w:proofErr w:type="spellStart"/>
            <w:r>
              <w:rPr>
                <w:rFonts w:asciiTheme="majorHAnsi" w:hAnsiTheme="majorHAnsi" w:cstheme="majorHAnsi"/>
                <w:sz w:val="16"/>
                <w:szCs w:val="16"/>
              </w:rPr>
              <w:t>peter_lim</w:t>
            </w:r>
            <w:proofErr w:type="spellEnd"/>
          </w:p>
        </w:tc>
        <w:tc>
          <w:tcPr>
            <w:tcW w:w="1748" w:type="dxa"/>
          </w:tcPr>
          <w:p w14:paraId="423E56ED" w14:textId="77777777" w:rsidR="008B4B01" w:rsidRPr="005D1286" w:rsidRDefault="008B4B01" w:rsidP="0094753B">
            <w:pPr>
              <w:rPr>
                <w:rFonts w:asciiTheme="majorHAnsi" w:hAnsiTheme="majorHAnsi" w:cstheme="majorHAnsi"/>
                <w:sz w:val="16"/>
                <w:szCs w:val="16"/>
              </w:rPr>
            </w:pPr>
            <w:r>
              <w:rPr>
                <w:rFonts w:asciiTheme="majorHAnsi" w:hAnsiTheme="majorHAnsi" w:cstheme="majorHAnsi"/>
                <w:sz w:val="16"/>
                <w:szCs w:val="16"/>
              </w:rPr>
              <w:t>Module management</w:t>
            </w:r>
          </w:p>
        </w:tc>
        <w:tc>
          <w:tcPr>
            <w:tcW w:w="2858" w:type="dxa"/>
          </w:tcPr>
          <w:p w14:paraId="6C998EE6" w14:textId="77777777" w:rsidR="008B4B01" w:rsidRDefault="008B4B01" w:rsidP="0094753B">
            <w:pPr>
              <w:rPr>
                <w:rFonts w:asciiTheme="majorHAnsi" w:hAnsiTheme="majorHAnsi" w:cstheme="majorHAnsi"/>
                <w:sz w:val="16"/>
                <w:szCs w:val="16"/>
              </w:rPr>
            </w:pPr>
            <w:r>
              <w:rPr>
                <w:rFonts w:asciiTheme="majorHAnsi" w:hAnsiTheme="majorHAnsi" w:cstheme="majorHAnsi"/>
                <w:sz w:val="16"/>
                <w:szCs w:val="16"/>
              </w:rPr>
              <w:t>Prototype for modules</w:t>
            </w:r>
          </w:p>
          <w:p w14:paraId="5A0BEE5C" w14:textId="77777777" w:rsidR="008B4B01" w:rsidRDefault="008B4B01" w:rsidP="0094753B">
            <w:pPr>
              <w:rPr>
                <w:rFonts w:asciiTheme="majorHAnsi" w:hAnsiTheme="majorHAnsi" w:cstheme="majorHAnsi"/>
                <w:sz w:val="16"/>
                <w:szCs w:val="16"/>
              </w:rPr>
            </w:pPr>
          </w:p>
          <w:p w14:paraId="16C43357" w14:textId="77777777" w:rsidR="008B4B01" w:rsidRPr="005D1286" w:rsidRDefault="008B4B01" w:rsidP="0094753B">
            <w:pPr>
              <w:rPr>
                <w:rFonts w:asciiTheme="majorHAnsi" w:hAnsiTheme="majorHAnsi" w:cstheme="majorHAnsi"/>
                <w:sz w:val="16"/>
                <w:szCs w:val="16"/>
              </w:rPr>
            </w:pPr>
            <w:r>
              <w:rPr>
                <w:rFonts w:asciiTheme="majorHAnsi" w:hAnsiTheme="majorHAnsi" w:cstheme="majorHAnsi"/>
                <w:sz w:val="16"/>
                <w:szCs w:val="16"/>
              </w:rPr>
              <w:t xml:space="preserve">Created full CRUD for modules management, </w:t>
            </w:r>
            <w:r w:rsidRPr="005D1286">
              <w:rPr>
                <w:rFonts w:asciiTheme="majorHAnsi" w:hAnsiTheme="majorHAnsi" w:cstheme="majorHAnsi"/>
                <w:sz w:val="16"/>
                <w:szCs w:val="16"/>
              </w:rPr>
              <w:t>views,</w:t>
            </w:r>
            <w:r>
              <w:rPr>
                <w:rFonts w:asciiTheme="majorHAnsi" w:hAnsiTheme="majorHAnsi" w:cstheme="majorHAnsi"/>
                <w:sz w:val="16"/>
                <w:szCs w:val="16"/>
              </w:rPr>
              <w:t xml:space="preserve"> search, filter,</w:t>
            </w:r>
            <w:r w:rsidRPr="005D1286">
              <w:rPr>
                <w:rFonts w:asciiTheme="majorHAnsi" w:hAnsiTheme="majorHAnsi" w:cstheme="majorHAnsi"/>
                <w:sz w:val="16"/>
                <w:szCs w:val="16"/>
              </w:rPr>
              <w:t xml:space="preserve"> validation of input</w:t>
            </w:r>
          </w:p>
          <w:p w14:paraId="7FF24401" w14:textId="77777777" w:rsidR="008B4B01" w:rsidRDefault="008B4B01" w:rsidP="0094753B">
            <w:pPr>
              <w:rPr>
                <w:rFonts w:asciiTheme="majorHAnsi" w:hAnsiTheme="majorHAnsi" w:cstheme="majorHAnsi"/>
                <w:sz w:val="16"/>
                <w:szCs w:val="16"/>
              </w:rPr>
            </w:pPr>
          </w:p>
          <w:p w14:paraId="0C27CB6F" w14:textId="77777777" w:rsidR="008B4B01" w:rsidRPr="005D1286" w:rsidRDefault="008B4B01" w:rsidP="0094753B">
            <w:pPr>
              <w:rPr>
                <w:rFonts w:asciiTheme="majorHAnsi" w:hAnsiTheme="majorHAnsi" w:cstheme="majorHAnsi"/>
                <w:sz w:val="16"/>
                <w:szCs w:val="16"/>
              </w:rPr>
            </w:pPr>
            <w:r>
              <w:rPr>
                <w:rFonts w:asciiTheme="majorHAnsi" w:hAnsiTheme="majorHAnsi" w:cstheme="majorHAnsi"/>
                <w:sz w:val="16"/>
                <w:szCs w:val="16"/>
              </w:rPr>
              <w:t>Came up with the design, look and feel of the website</w:t>
            </w:r>
          </w:p>
        </w:tc>
        <w:tc>
          <w:tcPr>
            <w:tcW w:w="2270" w:type="dxa"/>
          </w:tcPr>
          <w:p w14:paraId="6DB4188B" w14:textId="77777777" w:rsidR="008B4B01" w:rsidRPr="005D1286" w:rsidRDefault="008B4B01" w:rsidP="0094753B">
            <w:pPr>
              <w:rPr>
                <w:rFonts w:asciiTheme="majorHAnsi" w:hAnsiTheme="majorHAnsi" w:cstheme="majorHAnsi"/>
                <w:sz w:val="16"/>
                <w:szCs w:val="16"/>
              </w:rPr>
            </w:pPr>
            <w:r w:rsidRPr="005D1286">
              <w:rPr>
                <w:rFonts w:asciiTheme="majorHAnsi" w:hAnsiTheme="majorHAnsi" w:cstheme="majorHAnsi"/>
                <w:sz w:val="16"/>
                <w:szCs w:val="16"/>
              </w:rPr>
              <w:t>/</w:t>
            </w:r>
            <w:r>
              <w:rPr>
                <w:rFonts w:asciiTheme="majorHAnsi" w:hAnsiTheme="majorHAnsi" w:cstheme="majorHAnsi"/>
                <w:sz w:val="16"/>
                <w:szCs w:val="16"/>
              </w:rPr>
              <w:t>modules</w:t>
            </w:r>
          </w:p>
          <w:p w14:paraId="311E87AE" w14:textId="77777777" w:rsidR="008B4B01" w:rsidRPr="005D1286" w:rsidRDefault="008B4B01" w:rsidP="0094753B">
            <w:pPr>
              <w:rPr>
                <w:rFonts w:asciiTheme="majorHAnsi" w:hAnsiTheme="majorHAnsi" w:cstheme="majorHAnsi"/>
                <w:sz w:val="16"/>
                <w:szCs w:val="16"/>
              </w:rPr>
            </w:pPr>
            <w:r w:rsidRPr="005D1286">
              <w:rPr>
                <w:rFonts w:asciiTheme="majorHAnsi" w:hAnsiTheme="majorHAnsi" w:cstheme="majorHAnsi"/>
                <w:sz w:val="16"/>
                <w:szCs w:val="16"/>
              </w:rPr>
              <w:t>/</w:t>
            </w:r>
            <w:r>
              <w:rPr>
                <w:rFonts w:asciiTheme="majorHAnsi" w:hAnsiTheme="majorHAnsi" w:cstheme="majorHAnsi"/>
                <w:sz w:val="16"/>
                <w:szCs w:val="16"/>
              </w:rPr>
              <w:t>module</w:t>
            </w:r>
            <w:r w:rsidRPr="005D1286">
              <w:rPr>
                <w:rFonts w:asciiTheme="majorHAnsi" w:hAnsiTheme="majorHAnsi" w:cstheme="majorHAnsi"/>
                <w:sz w:val="16"/>
                <w:szCs w:val="16"/>
              </w:rPr>
              <w:t>/:</w:t>
            </w:r>
            <w:r>
              <w:rPr>
                <w:rFonts w:asciiTheme="majorHAnsi" w:hAnsiTheme="majorHAnsi" w:cstheme="majorHAnsi"/>
                <w:sz w:val="16"/>
                <w:szCs w:val="16"/>
              </w:rPr>
              <w:t>code</w:t>
            </w:r>
          </w:p>
          <w:p w14:paraId="7B47E95C" w14:textId="77777777" w:rsidR="008B4B01" w:rsidRPr="005D1286" w:rsidRDefault="008B4B01" w:rsidP="0094753B">
            <w:pPr>
              <w:rPr>
                <w:rFonts w:asciiTheme="majorHAnsi" w:hAnsiTheme="majorHAnsi" w:cstheme="majorHAnsi"/>
                <w:sz w:val="16"/>
                <w:szCs w:val="16"/>
              </w:rPr>
            </w:pPr>
            <w:r w:rsidRPr="005D1286">
              <w:rPr>
                <w:rFonts w:asciiTheme="majorHAnsi" w:hAnsiTheme="majorHAnsi" w:cstheme="majorHAnsi"/>
                <w:sz w:val="16"/>
                <w:szCs w:val="16"/>
              </w:rPr>
              <w:t>/</w:t>
            </w:r>
            <w:r>
              <w:rPr>
                <w:rFonts w:asciiTheme="majorHAnsi" w:hAnsiTheme="majorHAnsi" w:cstheme="majorHAnsi"/>
                <w:sz w:val="16"/>
                <w:szCs w:val="16"/>
              </w:rPr>
              <w:t>module</w:t>
            </w:r>
            <w:r w:rsidRPr="005D1286">
              <w:rPr>
                <w:rFonts w:asciiTheme="majorHAnsi" w:hAnsiTheme="majorHAnsi" w:cstheme="majorHAnsi"/>
                <w:sz w:val="16"/>
                <w:szCs w:val="16"/>
              </w:rPr>
              <w:t>/add</w:t>
            </w:r>
          </w:p>
          <w:p w14:paraId="10D075BF" w14:textId="77777777" w:rsidR="008B4B01" w:rsidRPr="005D1286" w:rsidRDefault="008B4B01" w:rsidP="0094753B">
            <w:pPr>
              <w:rPr>
                <w:rFonts w:asciiTheme="majorHAnsi" w:hAnsiTheme="majorHAnsi" w:cstheme="majorHAnsi"/>
                <w:sz w:val="16"/>
                <w:szCs w:val="16"/>
              </w:rPr>
            </w:pPr>
            <w:r w:rsidRPr="005D1286">
              <w:rPr>
                <w:rFonts w:asciiTheme="majorHAnsi" w:hAnsiTheme="majorHAnsi" w:cstheme="majorHAnsi"/>
                <w:sz w:val="16"/>
                <w:szCs w:val="16"/>
              </w:rPr>
              <w:t>/</w:t>
            </w:r>
            <w:r>
              <w:rPr>
                <w:rFonts w:asciiTheme="majorHAnsi" w:hAnsiTheme="majorHAnsi" w:cstheme="majorHAnsi"/>
                <w:sz w:val="16"/>
                <w:szCs w:val="16"/>
              </w:rPr>
              <w:t>module</w:t>
            </w:r>
            <w:r w:rsidRPr="005D1286">
              <w:rPr>
                <w:rFonts w:asciiTheme="majorHAnsi" w:hAnsiTheme="majorHAnsi" w:cstheme="majorHAnsi"/>
                <w:sz w:val="16"/>
                <w:szCs w:val="16"/>
              </w:rPr>
              <w:t>/:</w:t>
            </w:r>
            <w:r>
              <w:rPr>
                <w:rFonts w:asciiTheme="majorHAnsi" w:hAnsiTheme="majorHAnsi" w:cstheme="majorHAnsi"/>
                <w:sz w:val="16"/>
                <w:szCs w:val="16"/>
              </w:rPr>
              <w:t>code</w:t>
            </w:r>
            <w:r w:rsidRPr="005D1286">
              <w:rPr>
                <w:rFonts w:asciiTheme="majorHAnsi" w:hAnsiTheme="majorHAnsi" w:cstheme="majorHAnsi"/>
                <w:sz w:val="16"/>
                <w:szCs w:val="16"/>
              </w:rPr>
              <w:t>/update</w:t>
            </w:r>
          </w:p>
          <w:p w14:paraId="2841D5AA" w14:textId="77777777" w:rsidR="008B4B01" w:rsidRDefault="008B4B01" w:rsidP="0094753B">
            <w:pPr>
              <w:rPr>
                <w:rFonts w:asciiTheme="majorHAnsi" w:hAnsiTheme="majorHAnsi" w:cstheme="majorHAnsi"/>
                <w:sz w:val="16"/>
                <w:szCs w:val="16"/>
              </w:rPr>
            </w:pPr>
            <w:r w:rsidRPr="005D1286">
              <w:rPr>
                <w:rFonts w:asciiTheme="majorHAnsi" w:hAnsiTheme="majorHAnsi" w:cstheme="majorHAnsi"/>
                <w:sz w:val="16"/>
                <w:szCs w:val="16"/>
              </w:rPr>
              <w:t>/</w:t>
            </w:r>
            <w:r>
              <w:rPr>
                <w:rFonts w:asciiTheme="majorHAnsi" w:hAnsiTheme="majorHAnsi" w:cstheme="majorHAnsi"/>
                <w:sz w:val="16"/>
                <w:szCs w:val="16"/>
              </w:rPr>
              <w:t>module</w:t>
            </w:r>
            <w:r w:rsidRPr="005D1286">
              <w:rPr>
                <w:rFonts w:asciiTheme="majorHAnsi" w:hAnsiTheme="majorHAnsi" w:cstheme="majorHAnsi"/>
                <w:sz w:val="16"/>
                <w:szCs w:val="16"/>
              </w:rPr>
              <w:t>/:</w:t>
            </w:r>
            <w:r>
              <w:rPr>
                <w:rFonts w:asciiTheme="majorHAnsi" w:hAnsiTheme="majorHAnsi" w:cstheme="majorHAnsi"/>
                <w:sz w:val="16"/>
                <w:szCs w:val="16"/>
              </w:rPr>
              <w:t>code</w:t>
            </w:r>
            <w:r w:rsidRPr="005D1286">
              <w:rPr>
                <w:rFonts w:asciiTheme="majorHAnsi" w:hAnsiTheme="majorHAnsi" w:cstheme="majorHAnsi"/>
                <w:sz w:val="16"/>
                <w:szCs w:val="16"/>
              </w:rPr>
              <w:t>/delete</w:t>
            </w:r>
          </w:p>
          <w:p w14:paraId="00AE93DB" w14:textId="77777777" w:rsidR="008B4B01" w:rsidRPr="005D1286" w:rsidRDefault="008B4B01" w:rsidP="0094753B">
            <w:pPr>
              <w:rPr>
                <w:rFonts w:asciiTheme="majorHAnsi" w:hAnsiTheme="majorHAnsi" w:cstheme="majorHAnsi"/>
                <w:sz w:val="16"/>
                <w:szCs w:val="16"/>
              </w:rPr>
            </w:pPr>
            <w:r>
              <w:rPr>
                <w:rFonts w:asciiTheme="majorHAnsi" w:hAnsiTheme="majorHAnsi" w:cstheme="majorHAnsi"/>
                <w:sz w:val="16"/>
                <w:szCs w:val="16"/>
              </w:rPr>
              <w:t>/module/search/:keyword</w:t>
            </w:r>
          </w:p>
        </w:tc>
        <w:tc>
          <w:tcPr>
            <w:tcW w:w="3825" w:type="dxa"/>
          </w:tcPr>
          <w:p w14:paraId="446AFBC5" w14:textId="77777777" w:rsidR="008B4B01" w:rsidRPr="005D1286" w:rsidRDefault="008B4B01" w:rsidP="0094753B">
            <w:pPr>
              <w:rPr>
                <w:rFonts w:asciiTheme="majorHAnsi" w:hAnsiTheme="majorHAnsi" w:cstheme="majorHAnsi"/>
                <w:b/>
                <w:bCs/>
                <w:sz w:val="16"/>
                <w:szCs w:val="16"/>
              </w:rPr>
            </w:pPr>
            <w:r w:rsidRPr="005D1286">
              <w:rPr>
                <w:rFonts w:asciiTheme="majorHAnsi" w:hAnsiTheme="majorHAnsi" w:cstheme="majorHAnsi"/>
                <w:b/>
                <w:bCs/>
                <w:sz w:val="16"/>
                <w:szCs w:val="16"/>
              </w:rPr>
              <w:t>Models:</w:t>
            </w:r>
          </w:p>
          <w:p w14:paraId="57498BC8" w14:textId="77777777" w:rsidR="008B4B01" w:rsidRPr="005D1286" w:rsidRDefault="008B4B01" w:rsidP="0094753B">
            <w:pPr>
              <w:rPr>
                <w:rFonts w:asciiTheme="majorHAnsi" w:hAnsiTheme="majorHAnsi" w:cstheme="majorHAnsi"/>
                <w:sz w:val="16"/>
                <w:szCs w:val="16"/>
              </w:rPr>
            </w:pPr>
            <w:r>
              <w:rPr>
                <w:rFonts w:asciiTheme="majorHAnsi" w:hAnsiTheme="majorHAnsi" w:cstheme="majorHAnsi"/>
                <w:sz w:val="16"/>
                <w:szCs w:val="16"/>
              </w:rPr>
              <w:t>Module</w:t>
            </w:r>
            <w:r w:rsidRPr="005D1286">
              <w:rPr>
                <w:rFonts w:asciiTheme="majorHAnsi" w:hAnsiTheme="majorHAnsi" w:cstheme="majorHAnsi"/>
                <w:sz w:val="16"/>
                <w:szCs w:val="16"/>
              </w:rPr>
              <w:t>.js</w:t>
            </w:r>
          </w:p>
          <w:p w14:paraId="3B846D72" w14:textId="77777777" w:rsidR="008B4B01" w:rsidRPr="005D1286" w:rsidRDefault="008B4B01" w:rsidP="0094753B">
            <w:pPr>
              <w:rPr>
                <w:rFonts w:asciiTheme="majorHAnsi" w:hAnsiTheme="majorHAnsi" w:cstheme="majorHAnsi"/>
                <w:sz w:val="16"/>
                <w:szCs w:val="16"/>
              </w:rPr>
            </w:pPr>
          </w:p>
          <w:p w14:paraId="62677691" w14:textId="77777777" w:rsidR="008B4B01" w:rsidRPr="005D1286" w:rsidRDefault="008B4B01" w:rsidP="0094753B">
            <w:pPr>
              <w:rPr>
                <w:rFonts w:asciiTheme="majorHAnsi" w:hAnsiTheme="majorHAnsi" w:cstheme="majorHAnsi"/>
                <w:b/>
                <w:bCs/>
                <w:sz w:val="16"/>
                <w:szCs w:val="16"/>
              </w:rPr>
            </w:pPr>
            <w:r w:rsidRPr="005D1286">
              <w:rPr>
                <w:rFonts w:asciiTheme="majorHAnsi" w:hAnsiTheme="majorHAnsi" w:cstheme="majorHAnsi"/>
                <w:b/>
                <w:bCs/>
                <w:sz w:val="16"/>
                <w:szCs w:val="16"/>
              </w:rPr>
              <w:t xml:space="preserve">Views: </w:t>
            </w:r>
          </w:p>
          <w:p w14:paraId="363C95CF" w14:textId="77777777" w:rsidR="008B4B01" w:rsidRPr="005D1286" w:rsidRDefault="008B4B01" w:rsidP="0094753B">
            <w:pPr>
              <w:rPr>
                <w:rFonts w:asciiTheme="majorHAnsi" w:hAnsiTheme="majorHAnsi" w:cstheme="majorHAnsi"/>
                <w:sz w:val="16"/>
                <w:szCs w:val="16"/>
              </w:rPr>
            </w:pPr>
            <w:proofErr w:type="spellStart"/>
            <w:r>
              <w:rPr>
                <w:rFonts w:asciiTheme="majorHAnsi" w:hAnsiTheme="majorHAnsi" w:cstheme="majorHAnsi"/>
                <w:sz w:val="16"/>
                <w:szCs w:val="16"/>
              </w:rPr>
              <w:t>Module</w:t>
            </w:r>
            <w:r w:rsidRPr="005D1286">
              <w:rPr>
                <w:rFonts w:asciiTheme="majorHAnsi" w:hAnsiTheme="majorHAnsi" w:cstheme="majorHAnsi"/>
                <w:sz w:val="16"/>
                <w:szCs w:val="16"/>
              </w:rPr>
              <w:t>.ejs</w:t>
            </w:r>
            <w:proofErr w:type="spellEnd"/>
          </w:p>
          <w:p w14:paraId="4D4BE6B6" w14:textId="77777777" w:rsidR="008B4B01" w:rsidRPr="005D1286" w:rsidRDefault="008B4B01" w:rsidP="0094753B">
            <w:pPr>
              <w:rPr>
                <w:rFonts w:asciiTheme="majorHAnsi" w:hAnsiTheme="majorHAnsi" w:cstheme="majorHAnsi"/>
                <w:sz w:val="16"/>
                <w:szCs w:val="16"/>
              </w:rPr>
            </w:pPr>
            <w:proofErr w:type="spellStart"/>
            <w:r>
              <w:rPr>
                <w:rFonts w:asciiTheme="majorHAnsi" w:hAnsiTheme="majorHAnsi" w:cstheme="majorHAnsi"/>
                <w:sz w:val="16"/>
                <w:szCs w:val="16"/>
              </w:rPr>
              <w:t>addModule</w:t>
            </w:r>
            <w:r w:rsidRPr="005D1286">
              <w:rPr>
                <w:rFonts w:asciiTheme="majorHAnsi" w:hAnsiTheme="majorHAnsi" w:cstheme="majorHAnsi"/>
                <w:sz w:val="16"/>
                <w:szCs w:val="16"/>
              </w:rPr>
              <w:t>.ejs</w:t>
            </w:r>
            <w:proofErr w:type="spellEnd"/>
          </w:p>
          <w:p w14:paraId="73DEBD04" w14:textId="77777777" w:rsidR="008B4B01" w:rsidRPr="005D1286" w:rsidRDefault="008B4B01" w:rsidP="0094753B">
            <w:pPr>
              <w:rPr>
                <w:rFonts w:asciiTheme="majorHAnsi" w:hAnsiTheme="majorHAnsi" w:cstheme="majorHAnsi"/>
                <w:sz w:val="16"/>
                <w:szCs w:val="16"/>
              </w:rPr>
            </w:pPr>
            <w:proofErr w:type="spellStart"/>
            <w:r>
              <w:rPr>
                <w:rFonts w:asciiTheme="majorHAnsi" w:hAnsiTheme="majorHAnsi" w:cstheme="majorHAnsi"/>
                <w:sz w:val="16"/>
                <w:szCs w:val="16"/>
              </w:rPr>
              <w:t>editModule</w:t>
            </w:r>
            <w:r w:rsidRPr="005D1286">
              <w:rPr>
                <w:rFonts w:asciiTheme="majorHAnsi" w:hAnsiTheme="majorHAnsi" w:cstheme="majorHAnsi"/>
                <w:sz w:val="16"/>
                <w:szCs w:val="16"/>
              </w:rPr>
              <w:t>.ejs</w:t>
            </w:r>
            <w:proofErr w:type="spellEnd"/>
          </w:p>
          <w:p w14:paraId="430627AE" w14:textId="77777777" w:rsidR="008B4B01" w:rsidRPr="005D1286" w:rsidRDefault="008B4B01" w:rsidP="0094753B">
            <w:pPr>
              <w:rPr>
                <w:rFonts w:asciiTheme="majorHAnsi" w:hAnsiTheme="majorHAnsi" w:cstheme="majorHAnsi"/>
                <w:sz w:val="16"/>
                <w:szCs w:val="16"/>
              </w:rPr>
            </w:pPr>
          </w:p>
          <w:p w14:paraId="5E2D2755" w14:textId="77777777" w:rsidR="008B4B01" w:rsidRPr="005D1286" w:rsidRDefault="008B4B01" w:rsidP="0094753B">
            <w:pPr>
              <w:rPr>
                <w:rFonts w:asciiTheme="majorHAnsi" w:hAnsiTheme="majorHAnsi" w:cstheme="majorHAnsi"/>
                <w:b/>
                <w:bCs/>
                <w:sz w:val="16"/>
                <w:szCs w:val="16"/>
              </w:rPr>
            </w:pPr>
            <w:r w:rsidRPr="005D1286">
              <w:rPr>
                <w:rFonts w:asciiTheme="majorHAnsi" w:hAnsiTheme="majorHAnsi" w:cstheme="majorHAnsi"/>
                <w:b/>
                <w:bCs/>
                <w:sz w:val="16"/>
                <w:szCs w:val="16"/>
              </w:rPr>
              <w:t>Controllers:</w:t>
            </w:r>
          </w:p>
          <w:p w14:paraId="054AE204" w14:textId="77777777" w:rsidR="008B4B01" w:rsidRPr="005D1286" w:rsidRDefault="008B4B01" w:rsidP="0094753B">
            <w:pPr>
              <w:rPr>
                <w:rFonts w:asciiTheme="majorHAnsi" w:hAnsiTheme="majorHAnsi" w:cstheme="majorHAnsi"/>
                <w:sz w:val="16"/>
                <w:szCs w:val="16"/>
              </w:rPr>
            </w:pPr>
            <w:r>
              <w:rPr>
                <w:rFonts w:asciiTheme="majorHAnsi" w:hAnsiTheme="majorHAnsi" w:cstheme="majorHAnsi"/>
                <w:sz w:val="16"/>
                <w:szCs w:val="16"/>
              </w:rPr>
              <w:t>Module</w:t>
            </w:r>
            <w:r w:rsidRPr="005D1286">
              <w:rPr>
                <w:rFonts w:asciiTheme="majorHAnsi" w:hAnsiTheme="majorHAnsi" w:cstheme="majorHAnsi"/>
                <w:sz w:val="16"/>
                <w:szCs w:val="16"/>
              </w:rPr>
              <w:t>Controller.js</w:t>
            </w:r>
          </w:p>
        </w:tc>
      </w:tr>
    </w:tbl>
    <w:p w14:paraId="56E5B287" w14:textId="77777777" w:rsidR="005C5D04" w:rsidRDefault="005C5D04" w:rsidP="008B4B01">
      <w:pPr>
        <w:pStyle w:val="ListBullet"/>
        <w:numPr>
          <w:ilvl w:val="0"/>
          <w:numId w:val="0"/>
        </w:numPr>
        <w:rPr>
          <w:rFonts w:asciiTheme="majorHAnsi" w:hAnsiTheme="majorHAnsi" w:cstheme="majorHAnsi"/>
          <w:b/>
          <w:bCs/>
        </w:rPr>
      </w:pPr>
    </w:p>
    <w:p w14:paraId="7BE2364A" w14:textId="77777777" w:rsidR="005C5D04" w:rsidRDefault="005C5D04" w:rsidP="008B4B01">
      <w:pPr>
        <w:pStyle w:val="ListBullet"/>
        <w:numPr>
          <w:ilvl w:val="0"/>
          <w:numId w:val="0"/>
        </w:numPr>
        <w:rPr>
          <w:rFonts w:asciiTheme="majorHAnsi" w:hAnsiTheme="majorHAnsi" w:cstheme="majorHAnsi"/>
          <w:b/>
          <w:bCs/>
        </w:rPr>
      </w:pPr>
    </w:p>
    <w:p w14:paraId="135C4548" w14:textId="77777777" w:rsidR="005C5D04" w:rsidRDefault="005C5D04" w:rsidP="008B4B01">
      <w:pPr>
        <w:pStyle w:val="ListBullet"/>
        <w:numPr>
          <w:ilvl w:val="0"/>
          <w:numId w:val="0"/>
        </w:numPr>
        <w:rPr>
          <w:rFonts w:asciiTheme="majorHAnsi" w:hAnsiTheme="majorHAnsi" w:cstheme="majorHAnsi"/>
          <w:b/>
          <w:bCs/>
        </w:rPr>
      </w:pPr>
    </w:p>
    <w:p w14:paraId="3DAA027F" w14:textId="77777777" w:rsidR="005C5D04" w:rsidRDefault="005C5D04" w:rsidP="008B4B01">
      <w:pPr>
        <w:pStyle w:val="ListBullet"/>
        <w:numPr>
          <w:ilvl w:val="0"/>
          <w:numId w:val="0"/>
        </w:numPr>
        <w:rPr>
          <w:rFonts w:asciiTheme="majorHAnsi" w:hAnsiTheme="majorHAnsi" w:cstheme="majorHAnsi"/>
          <w:b/>
          <w:bCs/>
        </w:rPr>
      </w:pPr>
    </w:p>
    <w:p w14:paraId="775FC537" w14:textId="55DA9599" w:rsidR="008B4B01" w:rsidRPr="00E918D4" w:rsidRDefault="008B4B01" w:rsidP="008B4B01">
      <w:pPr>
        <w:pStyle w:val="ListBullet"/>
        <w:numPr>
          <w:ilvl w:val="0"/>
          <w:numId w:val="0"/>
        </w:numPr>
        <w:rPr>
          <w:rFonts w:asciiTheme="majorHAnsi" w:hAnsiTheme="majorHAnsi" w:cstheme="majorHAnsi"/>
          <w:b/>
          <w:bCs/>
        </w:rPr>
      </w:pPr>
      <w:r>
        <w:rPr>
          <w:rFonts w:asciiTheme="majorHAnsi" w:hAnsiTheme="majorHAnsi" w:cstheme="majorHAnsi"/>
          <w:b/>
          <w:bCs/>
        </w:rPr>
        <w:lastRenderedPageBreak/>
        <w:t>As a team, c</w:t>
      </w:r>
      <w:r w:rsidRPr="00E918D4">
        <w:rPr>
          <w:rFonts w:asciiTheme="majorHAnsi" w:hAnsiTheme="majorHAnsi" w:cstheme="majorHAnsi"/>
          <w:b/>
          <w:bCs/>
        </w:rPr>
        <w:t xml:space="preserve">omplete the table below </w:t>
      </w:r>
    </w:p>
    <w:p w14:paraId="301DCB96" w14:textId="77777777" w:rsidR="008B4B01" w:rsidRPr="00E918D4" w:rsidRDefault="008B4B01" w:rsidP="008B4B01">
      <w:pPr>
        <w:pStyle w:val="ListBullet"/>
        <w:numPr>
          <w:ilvl w:val="0"/>
          <w:numId w:val="0"/>
        </w:numPr>
        <w:ind w:left="360" w:hanging="360"/>
        <w:rPr>
          <w:rFonts w:asciiTheme="majorHAnsi" w:hAnsiTheme="majorHAnsi" w:cstheme="majorHAnsi"/>
          <w:b/>
          <w:bCs/>
        </w:rPr>
      </w:pPr>
    </w:p>
    <w:tbl>
      <w:tblPr>
        <w:tblStyle w:val="TableGrid"/>
        <w:tblW w:w="0" w:type="auto"/>
        <w:tblInd w:w="-34" w:type="dxa"/>
        <w:tblLook w:val="04A0" w:firstRow="1" w:lastRow="0" w:firstColumn="1" w:lastColumn="0" w:noHBand="0" w:noVBand="1"/>
      </w:tblPr>
      <w:tblGrid>
        <w:gridCol w:w="2253"/>
        <w:gridCol w:w="11739"/>
      </w:tblGrid>
      <w:tr w:rsidR="008B4B01" w:rsidRPr="00E918D4" w14:paraId="58535FAD" w14:textId="77777777" w:rsidTr="005C5D04">
        <w:tc>
          <w:tcPr>
            <w:tcW w:w="2269" w:type="dxa"/>
            <w:vAlign w:val="center"/>
          </w:tcPr>
          <w:p w14:paraId="02181608" w14:textId="77777777" w:rsidR="008B4B01" w:rsidRPr="00E918D4" w:rsidRDefault="008B4B01" w:rsidP="0094753B">
            <w:pPr>
              <w:pStyle w:val="ListBullet"/>
              <w:numPr>
                <w:ilvl w:val="0"/>
                <w:numId w:val="0"/>
              </w:numPr>
              <w:jc w:val="right"/>
              <w:rPr>
                <w:rFonts w:asciiTheme="majorHAnsi" w:hAnsiTheme="majorHAnsi" w:cstheme="majorHAnsi"/>
                <w:b/>
                <w:bCs/>
              </w:rPr>
            </w:pPr>
            <w:r w:rsidRPr="00E918D4">
              <w:rPr>
                <w:rFonts w:asciiTheme="majorHAnsi" w:hAnsiTheme="majorHAnsi" w:cstheme="majorHAnsi"/>
                <w:b/>
                <w:bCs/>
              </w:rPr>
              <w:t>Project Description:</w:t>
            </w:r>
          </w:p>
        </w:tc>
        <w:tc>
          <w:tcPr>
            <w:tcW w:w="11939" w:type="dxa"/>
            <w:vAlign w:val="center"/>
          </w:tcPr>
          <w:p w14:paraId="7111F0E4" w14:textId="77777777" w:rsidR="008B4B01" w:rsidRPr="00E918D4" w:rsidRDefault="008B4B01" w:rsidP="0094753B">
            <w:pPr>
              <w:pStyle w:val="ListBullet"/>
              <w:numPr>
                <w:ilvl w:val="0"/>
                <w:numId w:val="0"/>
              </w:numPr>
              <w:rPr>
                <w:rFonts w:asciiTheme="majorHAnsi" w:hAnsiTheme="majorHAnsi" w:cstheme="majorHAnsi"/>
                <w:b/>
                <w:bCs/>
              </w:rPr>
            </w:pPr>
          </w:p>
        </w:tc>
      </w:tr>
      <w:tr w:rsidR="008B4B01" w:rsidRPr="00E918D4" w14:paraId="2170ABC4" w14:textId="77777777" w:rsidTr="005C5D04">
        <w:tc>
          <w:tcPr>
            <w:tcW w:w="2269" w:type="dxa"/>
            <w:vAlign w:val="center"/>
          </w:tcPr>
          <w:p w14:paraId="118A6291" w14:textId="77777777" w:rsidR="008B4B01" w:rsidRPr="00E918D4" w:rsidRDefault="008B4B01" w:rsidP="0094753B">
            <w:pPr>
              <w:pStyle w:val="ListBullet"/>
              <w:numPr>
                <w:ilvl w:val="0"/>
                <w:numId w:val="0"/>
              </w:numPr>
              <w:jc w:val="right"/>
              <w:rPr>
                <w:rFonts w:asciiTheme="majorHAnsi" w:hAnsiTheme="majorHAnsi" w:cstheme="majorHAnsi"/>
                <w:b/>
                <w:bCs/>
              </w:rPr>
            </w:pPr>
            <w:r w:rsidRPr="00E918D4">
              <w:rPr>
                <w:rFonts w:asciiTheme="majorHAnsi" w:hAnsiTheme="majorHAnsi" w:cstheme="majorHAnsi"/>
                <w:b/>
                <w:bCs/>
              </w:rPr>
              <w:t>GitHub repository:</w:t>
            </w:r>
          </w:p>
        </w:tc>
        <w:tc>
          <w:tcPr>
            <w:tcW w:w="11939" w:type="dxa"/>
            <w:vAlign w:val="center"/>
          </w:tcPr>
          <w:p w14:paraId="04F40BAD" w14:textId="77777777" w:rsidR="008B4B01" w:rsidRPr="00E918D4" w:rsidRDefault="008B4B01" w:rsidP="0094753B">
            <w:pPr>
              <w:pStyle w:val="ListBullet"/>
              <w:numPr>
                <w:ilvl w:val="0"/>
                <w:numId w:val="0"/>
              </w:numPr>
              <w:rPr>
                <w:rFonts w:asciiTheme="majorHAnsi" w:hAnsiTheme="majorHAnsi" w:cstheme="majorHAnsi"/>
                <w:b/>
                <w:bCs/>
              </w:rPr>
            </w:pPr>
          </w:p>
        </w:tc>
      </w:tr>
      <w:tr w:rsidR="008B4B01" w:rsidRPr="00E918D4" w14:paraId="52BE31F4" w14:textId="77777777" w:rsidTr="005C5D04">
        <w:tc>
          <w:tcPr>
            <w:tcW w:w="2269" w:type="dxa"/>
            <w:vAlign w:val="center"/>
          </w:tcPr>
          <w:p w14:paraId="7A7A2F5A" w14:textId="77777777" w:rsidR="008B4B01" w:rsidRPr="00E918D4" w:rsidRDefault="008B4B01" w:rsidP="0094753B">
            <w:pPr>
              <w:pStyle w:val="ListBullet"/>
              <w:numPr>
                <w:ilvl w:val="0"/>
                <w:numId w:val="0"/>
              </w:numPr>
              <w:jc w:val="right"/>
              <w:rPr>
                <w:rFonts w:asciiTheme="majorHAnsi" w:hAnsiTheme="majorHAnsi" w:cstheme="majorHAnsi"/>
                <w:b/>
                <w:bCs/>
              </w:rPr>
            </w:pPr>
            <w:r w:rsidRPr="00E918D4">
              <w:rPr>
                <w:rFonts w:asciiTheme="majorHAnsi" w:hAnsiTheme="majorHAnsi" w:cstheme="majorHAnsi"/>
                <w:b/>
                <w:bCs/>
              </w:rPr>
              <w:t>Deployment URL:</w:t>
            </w:r>
          </w:p>
        </w:tc>
        <w:tc>
          <w:tcPr>
            <w:tcW w:w="11939" w:type="dxa"/>
            <w:vAlign w:val="center"/>
          </w:tcPr>
          <w:p w14:paraId="3C7795E4" w14:textId="77777777" w:rsidR="008B4B01" w:rsidRPr="00E918D4" w:rsidRDefault="008B4B01" w:rsidP="0094753B">
            <w:pPr>
              <w:pStyle w:val="ListBullet"/>
              <w:numPr>
                <w:ilvl w:val="0"/>
                <w:numId w:val="0"/>
              </w:numPr>
              <w:rPr>
                <w:rFonts w:asciiTheme="majorHAnsi" w:hAnsiTheme="majorHAnsi" w:cstheme="majorHAnsi"/>
                <w:b/>
                <w:bCs/>
              </w:rPr>
            </w:pPr>
          </w:p>
        </w:tc>
      </w:tr>
    </w:tbl>
    <w:p w14:paraId="658F4D95" w14:textId="77777777" w:rsidR="008B4B01" w:rsidRPr="00E918D4" w:rsidRDefault="008B4B01" w:rsidP="008B4B01">
      <w:pPr>
        <w:pStyle w:val="ListBullet"/>
        <w:numPr>
          <w:ilvl w:val="0"/>
          <w:numId w:val="0"/>
        </w:numPr>
        <w:spacing w:after="0"/>
        <w:ind w:left="360" w:hanging="360"/>
        <w:rPr>
          <w:rFonts w:asciiTheme="majorHAnsi" w:hAnsiTheme="majorHAnsi" w:cstheme="majorHAnsi"/>
          <w:b/>
          <w:bCs/>
        </w:rPr>
      </w:pPr>
    </w:p>
    <w:tbl>
      <w:tblPr>
        <w:tblStyle w:val="TableGrid"/>
        <w:tblW w:w="13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5"/>
        <w:gridCol w:w="1515"/>
        <w:gridCol w:w="2165"/>
        <w:gridCol w:w="2483"/>
        <w:gridCol w:w="1774"/>
        <w:gridCol w:w="4066"/>
      </w:tblGrid>
      <w:tr w:rsidR="008B4B01" w:rsidRPr="00E918D4" w14:paraId="52181911" w14:textId="77777777" w:rsidTr="09BC3B75">
        <w:trPr>
          <w:trHeight w:val="300"/>
        </w:trPr>
        <w:tc>
          <w:tcPr>
            <w:tcW w:w="1945" w:type="dxa"/>
            <w:shd w:val="clear" w:color="auto" w:fill="D9D9D9" w:themeFill="background1" w:themeFillShade="D9"/>
            <w:vAlign w:val="center"/>
          </w:tcPr>
          <w:p w14:paraId="45A03534" w14:textId="77777777" w:rsidR="008B4B01" w:rsidRPr="00E918D4" w:rsidRDefault="008B4B01" w:rsidP="0094753B">
            <w:pPr>
              <w:jc w:val="center"/>
              <w:rPr>
                <w:rFonts w:asciiTheme="majorHAnsi" w:hAnsiTheme="majorHAnsi" w:cstheme="majorHAnsi"/>
                <w:b/>
                <w:bCs/>
              </w:rPr>
            </w:pPr>
            <w:r w:rsidRPr="00E918D4">
              <w:rPr>
                <w:rFonts w:asciiTheme="majorHAnsi" w:hAnsiTheme="majorHAnsi" w:cstheme="majorHAnsi"/>
                <w:b/>
                <w:bCs/>
              </w:rPr>
              <w:t>Member Name and Role (Leader/Member)</w:t>
            </w:r>
          </w:p>
        </w:tc>
        <w:tc>
          <w:tcPr>
            <w:tcW w:w="1515" w:type="dxa"/>
            <w:shd w:val="clear" w:color="auto" w:fill="D9D9D9" w:themeFill="background1" w:themeFillShade="D9"/>
            <w:vAlign w:val="center"/>
          </w:tcPr>
          <w:p w14:paraId="2E25F132" w14:textId="77777777" w:rsidR="008B4B01" w:rsidRPr="00E918D4" w:rsidRDefault="008B4B01" w:rsidP="0094753B">
            <w:pPr>
              <w:jc w:val="center"/>
              <w:rPr>
                <w:rFonts w:asciiTheme="majorHAnsi" w:hAnsiTheme="majorHAnsi" w:cstheme="majorHAnsi"/>
                <w:b/>
                <w:bCs/>
              </w:rPr>
            </w:pPr>
            <w:r w:rsidRPr="00E918D4">
              <w:rPr>
                <w:rFonts w:asciiTheme="majorHAnsi" w:hAnsiTheme="majorHAnsi" w:cstheme="majorHAnsi"/>
                <w:b/>
                <w:bCs/>
              </w:rPr>
              <w:t>Member GitHub username</w:t>
            </w:r>
          </w:p>
        </w:tc>
        <w:tc>
          <w:tcPr>
            <w:tcW w:w="2165" w:type="dxa"/>
            <w:shd w:val="clear" w:color="auto" w:fill="D9D9D9" w:themeFill="background1" w:themeFillShade="D9"/>
            <w:vAlign w:val="center"/>
          </w:tcPr>
          <w:p w14:paraId="00A2D4D3" w14:textId="77777777" w:rsidR="008B4B01" w:rsidRPr="00E918D4" w:rsidRDefault="008B4B01" w:rsidP="0094753B">
            <w:pPr>
              <w:jc w:val="center"/>
              <w:rPr>
                <w:rFonts w:asciiTheme="majorHAnsi" w:hAnsiTheme="majorHAnsi" w:cstheme="majorHAnsi"/>
                <w:b/>
                <w:bCs/>
              </w:rPr>
            </w:pPr>
            <w:r w:rsidRPr="00E918D4">
              <w:rPr>
                <w:rFonts w:asciiTheme="majorHAnsi" w:hAnsiTheme="majorHAnsi" w:cstheme="majorHAnsi"/>
                <w:b/>
                <w:bCs/>
              </w:rPr>
              <w:t>Feature Assigned</w:t>
            </w:r>
          </w:p>
        </w:tc>
        <w:tc>
          <w:tcPr>
            <w:tcW w:w="2483" w:type="dxa"/>
            <w:shd w:val="clear" w:color="auto" w:fill="D9D9D9" w:themeFill="background1" w:themeFillShade="D9"/>
            <w:vAlign w:val="center"/>
          </w:tcPr>
          <w:p w14:paraId="01CB44F9" w14:textId="77777777" w:rsidR="008B4B01" w:rsidRPr="00E918D4" w:rsidRDefault="008B4B01" w:rsidP="0094753B">
            <w:pPr>
              <w:jc w:val="center"/>
              <w:rPr>
                <w:rFonts w:asciiTheme="majorHAnsi" w:hAnsiTheme="majorHAnsi" w:cstheme="majorHAnsi"/>
                <w:b/>
                <w:bCs/>
              </w:rPr>
            </w:pPr>
            <w:r w:rsidRPr="00E918D4">
              <w:rPr>
                <w:rFonts w:asciiTheme="majorHAnsi" w:hAnsiTheme="majorHAnsi" w:cstheme="majorHAnsi"/>
                <w:b/>
                <w:bCs/>
              </w:rPr>
              <w:t>Description of Work</w:t>
            </w:r>
          </w:p>
        </w:tc>
        <w:tc>
          <w:tcPr>
            <w:tcW w:w="1774" w:type="dxa"/>
            <w:shd w:val="clear" w:color="auto" w:fill="D9D9D9" w:themeFill="background1" w:themeFillShade="D9"/>
            <w:vAlign w:val="center"/>
          </w:tcPr>
          <w:p w14:paraId="6E21BF46" w14:textId="77777777" w:rsidR="008B4B01" w:rsidRPr="00E918D4" w:rsidRDefault="008B4B01" w:rsidP="0094753B">
            <w:pPr>
              <w:jc w:val="center"/>
              <w:rPr>
                <w:rFonts w:asciiTheme="majorHAnsi" w:hAnsiTheme="majorHAnsi" w:cstheme="majorHAnsi"/>
                <w:b/>
                <w:bCs/>
              </w:rPr>
            </w:pPr>
            <w:r w:rsidRPr="00E918D4">
              <w:rPr>
                <w:rFonts w:asciiTheme="majorHAnsi" w:hAnsiTheme="majorHAnsi" w:cstheme="majorHAnsi"/>
                <w:b/>
                <w:bCs/>
              </w:rPr>
              <w:t>Route(s) Used</w:t>
            </w:r>
          </w:p>
        </w:tc>
        <w:tc>
          <w:tcPr>
            <w:tcW w:w="4066" w:type="dxa"/>
            <w:shd w:val="clear" w:color="auto" w:fill="D9D9D9" w:themeFill="background1" w:themeFillShade="D9"/>
            <w:vAlign w:val="center"/>
          </w:tcPr>
          <w:p w14:paraId="1FB3DC53" w14:textId="77777777" w:rsidR="008B4B01" w:rsidRPr="00E918D4" w:rsidRDefault="008B4B01" w:rsidP="0094753B">
            <w:pPr>
              <w:jc w:val="center"/>
              <w:rPr>
                <w:rFonts w:asciiTheme="majorHAnsi" w:hAnsiTheme="majorHAnsi" w:cstheme="majorHAnsi"/>
                <w:b/>
                <w:bCs/>
              </w:rPr>
            </w:pPr>
            <w:r w:rsidRPr="00E918D4">
              <w:rPr>
                <w:rFonts w:asciiTheme="majorHAnsi" w:hAnsiTheme="majorHAnsi" w:cstheme="majorHAnsi"/>
                <w:b/>
                <w:bCs/>
              </w:rPr>
              <w:t>Models, Views and Controllers</w:t>
            </w:r>
          </w:p>
        </w:tc>
      </w:tr>
      <w:tr w:rsidR="008B4B01" w:rsidRPr="00E918D4" w14:paraId="5DA0BC16" w14:textId="77777777" w:rsidTr="09BC3B75">
        <w:trPr>
          <w:trHeight w:val="300"/>
        </w:trPr>
        <w:tc>
          <w:tcPr>
            <w:tcW w:w="1945" w:type="dxa"/>
          </w:tcPr>
          <w:p w14:paraId="018694DF" w14:textId="6DFF498D" w:rsidR="008B4B01" w:rsidRPr="00E918D4" w:rsidRDefault="09BC3B75" w:rsidP="09BC3B75">
            <w:pPr>
              <w:rPr>
                <w:rFonts w:asciiTheme="majorHAnsi" w:hAnsiTheme="majorHAnsi" w:cstheme="majorBidi"/>
              </w:rPr>
            </w:pPr>
            <w:ins w:id="12" w:author="Guest User" w:date="2025-11-03T04:26:00Z">
              <w:r w:rsidRPr="09BC3B75">
                <w:rPr>
                  <w:rFonts w:asciiTheme="majorHAnsi" w:hAnsiTheme="majorHAnsi" w:cstheme="majorBidi"/>
                </w:rPr>
                <w:t>Keane</w:t>
              </w:r>
            </w:ins>
          </w:p>
        </w:tc>
        <w:tc>
          <w:tcPr>
            <w:tcW w:w="1515" w:type="dxa"/>
          </w:tcPr>
          <w:p w14:paraId="2309CD82" w14:textId="6C785FD3" w:rsidR="008B4B01" w:rsidRPr="00E918D4" w:rsidRDefault="09BC3B75" w:rsidP="09BC3B75">
            <w:pPr>
              <w:rPr>
                <w:rFonts w:asciiTheme="majorHAnsi" w:hAnsiTheme="majorHAnsi" w:cstheme="majorBidi"/>
              </w:rPr>
            </w:pPr>
            <w:ins w:id="13" w:author="Guest User" w:date="2025-11-03T04:27:00Z">
              <w:r w:rsidRPr="09BC3B75">
                <w:rPr>
                  <w:rFonts w:asciiTheme="majorHAnsi" w:hAnsiTheme="majorHAnsi" w:cstheme="majorBidi"/>
                </w:rPr>
                <w:t>Keanehsw</w:t>
              </w:r>
            </w:ins>
          </w:p>
        </w:tc>
        <w:tc>
          <w:tcPr>
            <w:tcW w:w="2165" w:type="dxa"/>
          </w:tcPr>
          <w:p w14:paraId="7FD9320C" w14:textId="3ECF89B7" w:rsidR="008B4B01" w:rsidRPr="00E918D4" w:rsidRDefault="09BC3B75" w:rsidP="09BC3B75">
            <w:pPr>
              <w:rPr>
                <w:ins w:id="14" w:author="Guest User" w:date="2025-11-03T04:52:00Z" w16du:dateUtc="2025-11-03T04:52:31Z"/>
                <w:rFonts w:asciiTheme="majorHAnsi" w:hAnsiTheme="majorHAnsi" w:cstheme="majorBidi"/>
              </w:rPr>
            </w:pPr>
            <w:ins w:id="15" w:author="Guest User" w:date="2025-11-03T04:52:00Z">
              <w:r w:rsidRPr="09BC3B75">
                <w:rPr>
                  <w:rFonts w:asciiTheme="majorHAnsi" w:hAnsiTheme="majorHAnsi" w:cstheme="majorBidi"/>
                </w:rPr>
                <w:t>Register</w:t>
              </w:r>
            </w:ins>
          </w:p>
          <w:p w14:paraId="4A1DCB4B" w14:textId="1A438C39" w:rsidR="008B4B01" w:rsidRPr="00E918D4" w:rsidRDefault="09BC3B75" w:rsidP="09BC3B75">
            <w:pPr>
              <w:rPr>
                <w:rFonts w:asciiTheme="majorHAnsi" w:hAnsiTheme="majorHAnsi" w:cstheme="majorBidi"/>
              </w:rPr>
            </w:pPr>
            <w:ins w:id="16" w:author="Guest User" w:date="2025-11-03T04:27:00Z">
              <w:r w:rsidRPr="09BC3B75">
                <w:rPr>
                  <w:rFonts w:asciiTheme="majorHAnsi" w:hAnsiTheme="majorHAnsi" w:cstheme="majorBidi"/>
                </w:rPr>
                <w:t>Login</w:t>
              </w:r>
            </w:ins>
          </w:p>
        </w:tc>
        <w:tc>
          <w:tcPr>
            <w:tcW w:w="2483" w:type="dxa"/>
          </w:tcPr>
          <w:p w14:paraId="740CE422" w14:textId="7FC724BC" w:rsidR="008B4B01" w:rsidRPr="00E918D4" w:rsidRDefault="09BC3B75" w:rsidP="09BC3B75">
            <w:pPr>
              <w:rPr>
                <w:rFonts w:asciiTheme="majorHAnsi" w:hAnsiTheme="majorHAnsi" w:cstheme="majorBidi"/>
              </w:rPr>
            </w:pPr>
            <w:ins w:id="17" w:author="Guest User" w:date="2025-11-03T04:27:00Z">
              <w:r w:rsidRPr="09BC3B75">
                <w:rPr>
                  <w:rFonts w:asciiTheme="majorHAnsi" w:hAnsiTheme="majorHAnsi" w:cstheme="majorBidi"/>
                </w:rPr>
                <w:t xml:space="preserve">Create </w:t>
              </w:r>
            </w:ins>
            <w:ins w:id="18" w:author="Guest User" w:date="2025-11-03T04:52:00Z">
              <w:r w:rsidRPr="09BC3B75">
                <w:rPr>
                  <w:rFonts w:asciiTheme="majorHAnsi" w:hAnsiTheme="majorHAnsi" w:cstheme="majorBidi"/>
                </w:rPr>
                <w:t xml:space="preserve">Register and </w:t>
              </w:r>
            </w:ins>
            <w:ins w:id="19" w:author="Guest User" w:date="2025-11-03T04:27:00Z">
              <w:r w:rsidRPr="09BC3B75">
                <w:rPr>
                  <w:rFonts w:asciiTheme="majorHAnsi" w:hAnsiTheme="majorHAnsi" w:cstheme="majorBidi"/>
                </w:rPr>
                <w:t xml:space="preserve">Login page </w:t>
              </w:r>
            </w:ins>
          </w:p>
        </w:tc>
        <w:tc>
          <w:tcPr>
            <w:tcW w:w="1774" w:type="dxa"/>
          </w:tcPr>
          <w:p w14:paraId="071F142C" w14:textId="13EDA4B3" w:rsidR="09BC3B75" w:rsidRDefault="09BC3B75" w:rsidP="09BC3B75">
            <w:pPr>
              <w:rPr>
                <w:ins w:id="20" w:author="Guest User" w:date="2025-11-03T04:53:00Z" w16du:dateUtc="2025-11-03T04:53:01Z"/>
                <w:rFonts w:asciiTheme="majorHAnsi" w:hAnsiTheme="majorHAnsi" w:cstheme="majorBidi"/>
              </w:rPr>
            </w:pPr>
            <w:ins w:id="21" w:author="Guest User" w:date="2025-11-03T04:53:00Z">
              <w:r w:rsidRPr="09BC3B75">
                <w:rPr>
                  <w:rFonts w:asciiTheme="majorHAnsi" w:hAnsiTheme="majorHAnsi" w:cstheme="majorBidi"/>
                </w:rPr>
                <w:t>/register</w:t>
              </w:r>
            </w:ins>
          </w:p>
          <w:p w14:paraId="06714154" w14:textId="6A9AED1C" w:rsidR="008B4B01" w:rsidRPr="00E918D4" w:rsidRDefault="09BC3B75" w:rsidP="09BC3B75">
            <w:pPr>
              <w:rPr>
                <w:ins w:id="22" w:author="Guest User" w:date="2025-11-03T04:52:00Z" w16du:dateUtc="2025-11-03T04:52:17Z"/>
                <w:rFonts w:asciiTheme="majorHAnsi" w:hAnsiTheme="majorHAnsi" w:cstheme="majorBidi"/>
              </w:rPr>
            </w:pPr>
            <w:ins w:id="23" w:author="Guest User" w:date="2025-11-03T04:52:00Z">
              <w:r w:rsidRPr="09BC3B75">
                <w:rPr>
                  <w:rFonts w:asciiTheme="majorHAnsi" w:hAnsiTheme="majorHAnsi" w:cstheme="majorBidi"/>
                </w:rPr>
                <w:t>/login</w:t>
              </w:r>
            </w:ins>
          </w:p>
          <w:p w14:paraId="2D98D374" w14:textId="579246B1" w:rsidR="008B4B01" w:rsidRPr="00E918D4" w:rsidRDefault="09BC3B75" w:rsidP="09BC3B75">
            <w:pPr>
              <w:rPr>
                <w:rFonts w:asciiTheme="majorHAnsi" w:hAnsiTheme="majorHAnsi" w:cstheme="majorBidi"/>
              </w:rPr>
            </w:pPr>
            <w:ins w:id="24" w:author="Guest User" w:date="2025-11-03T04:52:00Z">
              <w:r w:rsidRPr="09BC3B75">
                <w:rPr>
                  <w:rFonts w:asciiTheme="majorHAnsi" w:hAnsiTheme="majorHAnsi" w:cstheme="majorBidi"/>
                </w:rPr>
                <w:t>/logout</w:t>
              </w:r>
            </w:ins>
          </w:p>
        </w:tc>
        <w:tc>
          <w:tcPr>
            <w:tcW w:w="4066" w:type="dxa"/>
          </w:tcPr>
          <w:p w14:paraId="066A2FAD" w14:textId="77777777" w:rsidR="008B4B01" w:rsidRPr="00E918D4" w:rsidRDefault="09BC3B75" w:rsidP="09BC3B75">
            <w:pPr>
              <w:rPr>
                <w:ins w:id="25" w:author="Guest User" w:date="2025-11-03T04:53:00Z" w16du:dateUtc="2025-11-03T04:53:57Z"/>
                <w:rFonts w:asciiTheme="majorHAnsi" w:hAnsiTheme="majorHAnsi" w:cstheme="majorBidi"/>
                <w:b/>
                <w:bCs/>
                <w:sz w:val="20"/>
                <w:szCs w:val="20"/>
                <w:rPrChange w:id="26" w:author="Guest User" w:date="2025-11-03T04:56:00Z">
                  <w:rPr>
                    <w:ins w:id="27" w:author="Guest User" w:date="2025-11-03T04:53:00Z" w16du:dateUtc="2025-11-03T04:53:57Z"/>
                    <w:rFonts w:asciiTheme="majorHAnsi" w:hAnsiTheme="majorHAnsi" w:cstheme="majorBidi"/>
                    <w:b/>
                    <w:bCs/>
                    <w:sz w:val="16"/>
                    <w:szCs w:val="16"/>
                  </w:rPr>
                </w:rPrChange>
              </w:rPr>
            </w:pPr>
            <w:ins w:id="28" w:author="Guest User" w:date="2025-11-03T04:53:00Z">
              <w:r w:rsidRPr="09BC3B75">
                <w:rPr>
                  <w:rFonts w:asciiTheme="majorHAnsi" w:hAnsiTheme="majorHAnsi" w:cstheme="majorBidi"/>
                  <w:b/>
                  <w:bCs/>
                  <w:sz w:val="20"/>
                  <w:szCs w:val="20"/>
                  <w:rPrChange w:id="29" w:author="Guest User" w:date="2025-11-03T04:56:00Z">
                    <w:rPr>
                      <w:rFonts w:asciiTheme="majorHAnsi" w:hAnsiTheme="majorHAnsi" w:cstheme="majorBidi"/>
                      <w:b/>
                      <w:bCs/>
                      <w:sz w:val="16"/>
                      <w:szCs w:val="16"/>
                    </w:rPr>
                  </w:rPrChange>
                </w:rPr>
                <w:t>M</w:t>
              </w:r>
              <w:r w:rsidRPr="09BC3B75">
                <w:rPr>
                  <w:rFonts w:asciiTheme="majorHAnsi" w:hAnsiTheme="majorHAnsi" w:cstheme="majorBidi"/>
                  <w:b/>
                  <w:bCs/>
                  <w:sz w:val="20"/>
                  <w:szCs w:val="20"/>
                  <w:rPrChange w:id="30" w:author="Guest User" w:date="2025-11-03T04:55:00Z">
                    <w:rPr>
                      <w:rFonts w:asciiTheme="majorHAnsi" w:hAnsiTheme="majorHAnsi" w:cstheme="majorBidi"/>
                      <w:b/>
                      <w:bCs/>
                      <w:sz w:val="16"/>
                      <w:szCs w:val="16"/>
                    </w:rPr>
                  </w:rPrChange>
                </w:rPr>
                <w:t>odels:</w:t>
              </w:r>
            </w:ins>
          </w:p>
          <w:p w14:paraId="73075383" w14:textId="7BDC0AD2" w:rsidR="008B4B01" w:rsidRPr="00E918D4" w:rsidRDefault="09BC3B75" w:rsidP="09BC3B75">
            <w:pPr>
              <w:rPr>
                <w:ins w:id="31" w:author="Guest User" w:date="2025-11-03T04:53:00Z" w16du:dateUtc="2025-11-03T04:53:57Z"/>
                <w:rFonts w:asciiTheme="majorHAnsi" w:hAnsiTheme="majorHAnsi" w:cstheme="majorBidi"/>
                <w:sz w:val="20"/>
                <w:szCs w:val="20"/>
                <w:rPrChange w:id="32" w:author="Guest User" w:date="2025-11-03T04:56:00Z">
                  <w:rPr>
                    <w:ins w:id="33" w:author="Guest User" w:date="2025-11-03T04:53:00Z" w16du:dateUtc="2025-11-03T04:53:57Z"/>
                    <w:rFonts w:asciiTheme="majorHAnsi" w:hAnsiTheme="majorHAnsi" w:cstheme="majorBidi"/>
                    <w:sz w:val="16"/>
                    <w:szCs w:val="16"/>
                  </w:rPr>
                </w:rPrChange>
              </w:rPr>
            </w:pPr>
            <w:ins w:id="34" w:author="Guest User" w:date="2025-11-03T04:54:00Z">
              <w:r w:rsidRPr="09BC3B75">
                <w:rPr>
                  <w:rFonts w:asciiTheme="majorHAnsi" w:hAnsiTheme="majorHAnsi" w:cstheme="majorBidi"/>
                  <w:sz w:val="20"/>
                  <w:szCs w:val="20"/>
                  <w:rPrChange w:id="35" w:author="Guest User" w:date="2025-11-03T04:56:00Z">
                    <w:rPr>
                      <w:rFonts w:asciiTheme="majorHAnsi" w:hAnsiTheme="majorHAnsi" w:cstheme="majorBidi"/>
                      <w:sz w:val="16"/>
                      <w:szCs w:val="16"/>
                    </w:rPr>
                  </w:rPrChange>
                </w:rPr>
                <w:t>User.js</w:t>
              </w:r>
            </w:ins>
          </w:p>
          <w:p w14:paraId="4296C5E4" w14:textId="77777777" w:rsidR="008B4B01" w:rsidRPr="00E918D4" w:rsidRDefault="008B4B01" w:rsidP="09BC3B75">
            <w:pPr>
              <w:rPr>
                <w:ins w:id="36" w:author="Guest User" w:date="2025-11-03T04:53:00Z" w16du:dateUtc="2025-11-03T04:53:57Z"/>
                <w:rFonts w:asciiTheme="majorHAnsi" w:hAnsiTheme="majorHAnsi" w:cstheme="majorBidi"/>
                <w:sz w:val="20"/>
                <w:szCs w:val="20"/>
                <w:rPrChange w:id="37" w:author="Guest User" w:date="2025-11-03T04:56:00Z">
                  <w:rPr>
                    <w:ins w:id="38" w:author="Guest User" w:date="2025-11-03T04:53:00Z" w16du:dateUtc="2025-11-03T04:53:57Z"/>
                    <w:rFonts w:asciiTheme="majorHAnsi" w:hAnsiTheme="majorHAnsi" w:cstheme="majorBidi"/>
                    <w:sz w:val="16"/>
                    <w:szCs w:val="16"/>
                  </w:rPr>
                </w:rPrChange>
              </w:rPr>
            </w:pPr>
          </w:p>
          <w:p w14:paraId="477192DC" w14:textId="77777777" w:rsidR="008B4B01" w:rsidRPr="00E918D4" w:rsidRDefault="09BC3B75" w:rsidP="09BC3B75">
            <w:pPr>
              <w:rPr>
                <w:ins w:id="39" w:author="Guest User" w:date="2025-11-03T04:53:00Z" w16du:dateUtc="2025-11-03T04:53:57Z"/>
                <w:rFonts w:asciiTheme="majorHAnsi" w:hAnsiTheme="majorHAnsi" w:cstheme="majorBidi"/>
                <w:b/>
                <w:bCs/>
                <w:sz w:val="20"/>
                <w:szCs w:val="20"/>
                <w:rPrChange w:id="40" w:author="Guest User" w:date="2025-11-03T04:56:00Z">
                  <w:rPr>
                    <w:ins w:id="41" w:author="Guest User" w:date="2025-11-03T04:53:00Z" w16du:dateUtc="2025-11-03T04:53:57Z"/>
                    <w:rFonts w:asciiTheme="majorHAnsi" w:hAnsiTheme="majorHAnsi" w:cstheme="majorBidi"/>
                    <w:b/>
                    <w:bCs/>
                    <w:sz w:val="16"/>
                    <w:szCs w:val="16"/>
                  </w:rPr>
                </w:rPrChange>
              </w:rPr>
            </w:pPr>
            <w:ins w:id="42" w:author="Guest User" w:date="2025-11-03T04:53:00Z">
              <w:r w:rsidRPr="09BC3B75">
                <w:rPr>
                  <w:rFonts w:asciiTheme="majorHAnsi" w:hAnsiTheme="majorHAnsi" w:cstheme="majorBidi"/>
                  <w:b/>
                  <w:bCs/>
                  <w:sz w:val="20"/>
                  <w:szCs w:val="20"/>
                  <w:rPrChange w:id="43" w:author="Guest User" w:date="2025-11-03T04:56:00Z">
                    <w:rPr>
                      <w:rFonts w:asciiTheme="majorHAnsi" w:hAnsiTheme="majorHAnsi" w:cstheme="majorBidi"/>
                      <w:b/>
                      <w:bCs/>
                      <w:sz w:val="16"/>
                      <w:szCs w:val="16"/>
                    </w:rPr>
                  </w:rPrChange>
                </w:rPr>
                <w:t xml:space="preserve">Views: </w:t>
              </w:r>
            </w:ins>
          </w:p>
          <w:p w14:paraId="124D1ADE" w14:textId="0C11A05B" w:rsidR="008B4B01" w:rsidRPr="00E918D4" w:rsidRDefault="09BC3B75" w:rsidP="09BC3B75">
            <w:pPr>
              <w:rPr>
                <w:ins w:id="44" w:author="Guest User" w:date="2025-11-03T04:53:00Z" w16du:dateUtc="2025-11-03T04:53:57Z"/>
                <w:rFonts w:asciiTheme="majorHAnsi" w:hAnsiTheme="majorHAnsi" w:cstheme="majorBidi"/>
                <w:sz w:val="20"/>
                <w:szCs w:val="20"/>
                <w:rPrChange w:id="45" w:author="Guest User" w:date="2025-11-03T04:56:00Z">
                  <w:rPr>
                    <w:ins w:id="46" w:author="Guest User" w:date="2025-11-03T04:53:00Z" w16du:dateUtc="2025-11-03T04:53:57Z"/>
                    <w:rFonts w:asciiTheme="majorHAnsi" w:hAnsiTheme="majorHAnsi" w:cstheme="majorBidi"/>
                    <w:sz w:val="16"/>
                    <w:szCs w:val="16"/>
                  </w:rPr>
                </w:rPrChange>
              </w:rPr>
            </w:pPr>
            <w:ins w:id="47" w:author="Guest User" w:date="2025-11-03T04:54:00Z">
              <w:r w:rsidRPr="09BC3B75">
                <w:rPr>
                  <w:rFonts w:asciiTheme="majorHAnsi" w:hAnsiTheme="majorHAnsi" w:cstheme="majorBidi"/>
                  <w:sz w:val="20"/>
                  <w:szCs w:val="20"/>
                  <w:rPrChange w:id="48" w:author="Guest User" w:date="2025-11-03T04:56:00Z">
                    <w:rPr>
                      <w:rFonts w:asciiTheme="majorHAnsi" w:hAnsiTheme="majorHAnsi" w:cstheme="majorBidi"/>
                      <w:sz w:val="16"/>
                      <w:szCs w:val="16"/>
                    </w:rPr>
                  </w:rPrChange>
                </w:rPr>
                <w:t>user</w:t>
              </w:r>
            </w:ins>
            <w:ins w:id="49" w:author="Guest User" w:date="2025-11-03T04:53:00Z">
              <w:r w:rsidRPr="09BC3B75">
                <w:rPr>
                  <w:rFonts w:asciiTheme="majorHAnsi" w:hAnsiTheme="majorHAnsi" w:cstheme="majorBidi"/>
                  <w:sz w:val="20"/>
                  <w:szCs w:val="20"/>
                  <w:rPrChange w:id="50" w:author="Guest User" w:date="2025-11-03T04:55:00Z">
                    <w:rPr>
                      <w:rFonts w:asciiTheme="majorHAnsi" w:hAnsiTheme="majorHAnsi" w:cstheme="majorBidi"/>
                      <w:sz w:val="16"/>
                      <w:szCs w:val="16"/>
                    </w:rPr>
                  </w:rPrChange>
                </w:rPr>
                <w:t>.ejs</w:t>
              </w:r>
            </w:ins>
          </w:p>
          <w:p w14:paraId="433B898E" w14:textId="1103D4A5" w:rsidR="008B4B01" w:rsidRPr="00E918D4" w:rsidRDefault="09BC3B75" w:rsidP="09BC3B75">
            <w:pPr>
              <w:rPr>
                <w:ins w:id="51" w:author="Guest User" w:date="2025-11-03T04:53:00Z" w16du:dateUtc="2025-11-03T04:53:57Z"/>
                <w:rFonts w:asciiTheme="majorHAnsi" w:hAnsiTheme="majorHAnsi" w:cstheme="majorBidi"/>
                <w:sz w:val="20"/>
                <w:szCs w:val="20"/>
                <w:rPrChange w:id="52" w:author="Guest User" w:date="2025-11-03T04:56:00Z">
                  <w:rPr>
                    <w:ins w:id="53" w:author="Guest User" w:date="2025-11-03T04:53:00Z" w16du:dateUtc="2025-11-03T04:53:57Z"/>
                    <w:rFonts w:asciiTheme="majorHAnsi" w:hAnsiTheme="majorHAnsi" w:cstheme="majorBidi"/>
                    <w:sz w:val="16"/>
                    <w:szCs w:val="16"/>
                  </w:rPr>
                </w:rPrChange>
              </w:rPr>
            </w:pPr>
            <w:ins w:id="54" w:author="Guest User" w:date="2025-11-03T04:54:00Z">
              <w:r w:rsidRPr="09BC3B75">
                <w:rPr>
                  <w:rFonts w:asciiTheme="majorHAnsi" w:hAnsiTheme="majorHAnsi" w:cstheme="majorBidi"/>
                  <w:sz w:val="20"/>
                  <w:szCs w:val="20"/>
                  <w:rPrChange w:id="55" w:author="Guest User" w:date="2025-11-03T04:56:00Z">
                    <w:rPr>
                      <w:rFonts w:asciiTheme="majorHAnsi" w:hAnsiTheme="majorHAnsi" w:cstheme="majorBidi"/>
                      <w:sz w:val="16"/>
                      <w:szCs w:val="16"/>
                    </w:rPr>
                  </w:rPrChange>
                </w:rPr>
                <w:t>adduser</w:t>
              </w:r>
            </w:ins>
            <w:ins w:id="56" w:author="Guest User" w:date="2025-11-03T04:53:00Z">
              <w:r w:rsidRPr="09BC3B75">
                <w:rPr>
                  <w:rFonts w:asciiTheme="majorHAnsi" w:hAnsiTheme="majorHAnsi" w:cstheme="majorBidi"/>
                  <w:sz w:val="20"/>
                  <w:szCs w:val="20"/>
                  <w:rPrChange w:id="57" w:author="Guest User" w:date="2025-11-03T04:55:00Z">
                    <w:rPr>
                      <w:rFonts w:asciiTheme="majorHAnsi" w:hAnsiTheme="majorHAnsi" w:cstheme="majorBidi"/>
                      <w:sz w:val="16"/>
                      <w:szCs w:val="16"/>
                    </w:rPr>
                  </w:rPrChange>
                </w:rPr>
                <w:t>.ejs</w:t>
              </w:r>
            </w:ins>
          </w:p>
          <w:p w14:paraId="68067B50" w14:textId="0F2165B7" w:rsidR="008B4B01" w:rsidRPr="00E918D4" w:rsidRDefault="09BC3B75" w:rsidP="09BC3B75">
            <w:pPr>
              <w:rPr>
                <w:ins w:id="58" w:author="Guest User" w:date="2025-11-03T04:53:00Z" w16du:dateUtc="2025-11-03T04:53:57Z"/>
                <w:rFonts w:asciiTheme="majorHAnsi" w:hAnsiTheme="majorHAnsi" w:cstheme="majorBidi"/>
                <w:sz w:val="20"/>
                <w:szCs w:val="20"/>
                <w:rPrChange w:id="59" w:author="Guest User" w:date="2025-11-03T04:56:00Z">
                  <w:rPr>
                    <w:ins w:id="60" w:author="Guest User" w:date="2025-11-03T04:53:00Z" w16du:dateUtc="2025-11-03T04:53:57Z"/>
                    <w:rFonts w:asciiTheme="majorHAnsi" w:hAnsiTheme="majorHAnsi" w:cstheme="majorBidi"/>
                    <w:sz w:val="16"/>
                    <w:szCs w:val="16"/>
                  </w:rPr>
                </w:rPrChange>
              </w:rPr>
            </w:pPr>
            <w:ins w:id="61" w:author="Guest User" w:date="2025-11-03T04:54:00Z">
              <w:r w:rsidRPr="09BC3B75">
                <w:rPr>
                  <w:rFonts w:asciiTheme="majorHAnsi" w:hAnsiTheme="majorHAnsi" w:cstheme="majorBidi"/>
                  <w:sz w:val="20"/>
                  <w:szCs w:val="20"/>
                  <w:rPrChange w:id="62" w:author="Guest User" w:date="2025-11-03T04:56:00Z">
                    <w:rPr>
                      <w:rFonts w:asciiTheme="majorHAnsi" w:hAnsiTheme="majorHAnsi" w:cstheme="majorBidi"/>
                      <w:sz w:val="16"/>
                      <w:szCs w:val="16"/>
                    </w:rPr>
                  </w:rPrChange>
                </w:rPr>
                <w:t>edituser</w:t>
              </w:r>
            </w:ins>
            <w:ins w:id="63" w:author="Guest User" w:date="2025-11-03T04:53:00Z">
              <w:r w:rsidRPr="09BC3B75">
                <w:rPr>
                  <w:rFonts w:asciiTheme="majorHAnsi" w:hAnsiTheme="majorHAnsi" w:cstheme="majorBidi"/>
                  <w:sz w:val="20"/>
                  <w:szCs w:val="20"/>
                  <w:rPrChange w:id="64" w:author="Guest User" w:date="2025-11-03T04:55:00Z">
                    <w:rPr>
                      <w:rFonts w:asciiTheme="majorHAnsi" w:hAnsiTheme="majorHAnsi" w:cstheme="majorBidi"/>
                      <w:sz w:val="16"/>
                      <w:szCs w:val="16"/>
                    </w:rPr>
                  </w:rPrChange>
                </w:rPr>
                <w:t>.ejs</w:t>
              </w:r>
            </w:ins>
          </w:p>
          <w:p w14:paraId="73509965" w14:textId="77777777" w:rsidR="008B4B01" w:rsidRPr="00E918D4" w:rsidRDefault="008B4B01" w:rsidP="09BC3B75">
            <w:pPr>
              <w:rPr>
                <w:ins w:id="65" w:author="Guest User" w:date="2025-11-03T04:53:00Z" w16du:dateUtc="2025-11-03T04:53:57Z"/>
                <w:rFonts w:asciiTheme="majorHAnsi" w:hAnsiTheme="majorHAnsi" w:cstheme="majorBidi"/>
                <w:sz w:val="20"/>
                <w:szCs w:val="20"/>
                <w:rPrChange w:id="66" w:author="Guest User" w:date="2025-11-03T04:56:00Z">
                  <w:rPr>
                    <w:ins w:id="67" w:author="Guest User" w:date="2025-11-03T04:53:00Z" w16du:dateUtc="2025-11-03T04:53:57Z"/>
                    <w:rFonts w:asciiTheme="majorHAnsi" w:hAnsiTheme="majorHAnsi" w:cstheme="majorBidi"/>
                    <w:sz w:val="16"/>
                    <w:szCs w:val="16"/>
                  </w:rPr>
                </w:rPrChange>
              </w:rPr>
            </w:pPr>
          </w:p>
          <w:p w14:paraId="624EEDAD" w14:textId="77777777" w:rsidR="008B4B01" w:rsidRPr="00E918D4" w:rsidRDefault="09BC3B75" w:rsidP="09BC3B75">
            <w:pPr>
              <w:rPr>
                <w:ins w:id="68" w:author="Guest User" w:date="2025-11-03T04:53:00Z" w16du:dateUtc="2025-11-03T04:53:57Z"/>
                <w:rFonts w:asciiTheme="majorHAnsi" w:hAnsiTheme="majorHAnsi" w:cstheme="majorBidi"/>
                <w:b/>
                <w:bCs/>
                <w:sz w:val="20"/>
                <w:szCs w:val="20"/>
                <w:rPrChange w:id="69" w:author="Guest User" w:date="2025-11-03T04:56:00Z">
                  <w:rPr>
                    <w:ins w:id="70" w:author="Guest User" w:date="2025-11-03T04:53:00Z" w16du:dateUtc="2025-11-03T04:53:57Z"/>
                    <w:rFonts w:asciiTheme="majorHAnsi" w:hAnsiTheme="majorHAnsi" w:cstheme="majorBidi"/>
                    <w:b/>
                    <w:bCs/>
                    <w:sz w:val="16"/>
                    <w:szCs w:val="16"/>
                  </w:rPr>
                </w:rPrChange>
              </w:rPr>
            </w:pPr>
            <w:ins w:id="71" w:author="Guest User" w:date="2025-11-03T04:53:00Z">
              <w:r w:rsidRPr="09BC3B75">
                <w:rPr>
                  <w:rFonts w:asciiTheme="majorHAnsi" w:hAnsiTheme="majorHAnsi" w:cstheme="majorBidi"/>
                  <w:b/>
                  <w:bCs/>
                  <w:sz w:val="20"/>
                  <w:szCs w:val="20"/>
                  <w:rPrChange w:id="72" w:author="Guest User" w:date="2025-11-03T04:56:00Z">
                    <w:rPr>
                      <w:rFonts w:asciiTheme="majorHAnsi" w:hAnsiTheme="majorHAnsi" w:cstheme="majorBidi"/>
                      <w:b/>
                      <w:bCs/>
                      <w:sz w:val="16"/>
                      <w:szCs w:val="16"/>
                    </w:rPr>
                  </w:rPrChange>
                </w:rPr>
                <w:t>Controllers:</w:t>
              </w:r>
            </w:ins>
          </w:p>
          <w:p w14:paraId="648EA2C0" w14:textId="4FA664D9" w:rsidR="008B4B01" w:rsidRPr="00E918D4" w:rsidRDefault="09BC3B75" w:rsidP="09BC3B75">
            <w:pPr>
              <w:rPr>
                <w:ins w:id="73" w:author="Guest User" w:date="2025-11-03T04:53:00Z" w16du:dateUtc="2025-11-03T04:53:57Z"/>
                <w:rFonts w:asciiTheme="majorHAnsi" w:hAnsiTheme="majorHAnsi" w:cstheme="majorBidi"/>
                <w:sz w:val="20"/>
                <w:szCs w:val="20"/>
                <w:rPrChange w:id="74" w:author="Guest User" w:date="2025-11-03T04:56:00Z">
                  <w:rPr>
                    <w:ins w:id="75" w:author="Guest User" w:date="2025-11-03T04:53:00Z" w16du:dateUtc="2025-11-03T04:53:57Z"/>
                    <w:rFonts w:asciiTheme="majorHAnsi" w:hAnsiTheme="majorHAnsi" w:cstheme="majorBidi"/>
                    <w:sz w:val="16"/>
                    <w:szCs w:val="16"/>
                  </w:rPr>
                </w:rPrChange>
              </w:rPr>
            </w:pPr>
            <w:ins w:id="76" w:author="Guest User" w:date="2025-11-03T04:54:00Z">
              <w:r w:rsidRPr="09BC3B75">
                <w:rPr>
                  <w:rFonts w:asciiTheme="majorHAnsi" w:hAnsiTheme="majorHAnsi" w:cstheme="majorBidi"/>
                  <w:sz w:val="20"/>
                  <w:szCs w:val="20"/>
                  <w:rPrChange w:id="77" w:author="Guest User" w:date="2025-11-03T04:56:00Z">
                    <w:rPr>
                      <w:rFonts w:asciiTheme="majorHAnsi" w:hAnsiTheme="majorHAnsi" w:cstheme="majorBidi"/>
                      <w:sz w:val="16"/>
                      <w:szCs w:val="16"/>
                    </w:rPr>
                  </w:rPrChange>
                </w:rPr>
                <w:t>user</w:t>
              </w:r>
            </w:ins>
            <w:ins w:id="78" w:author="Guest User" w:date="2025-11-03T04:53:00Z">
              <w:r w:rsidRPr="09BC3B75">
                <w:rPr>
                  <w:rFonts w:asciiTheme="majorHAnsi" w:hAnsiTheme="majorHAnsi" w:cstheme="majorBidi"/>
                  <w:sz w:val="20"/>
                  <w:szCs w:val="20"/>
                  <w:rPrChange w:id="79" w:author="Guest User" w:date="2025-11-03T04:55:00Z">
                    <w:rPr>
                      <w:rFonts w:asciiTheme="majorHAnsi" w:hAnsiTheme="majorHAnsi" w:cstheme="majorBidi"/>
                      <w:sz w:val="16"/>
                      <w:szCs w:val="16"/>
                    </w:rPr>
                  </w:rPrChange>
                </w:rPr>
                <w:t>Controller.js</w:t>
              </w:r>
            </w:ins>
          </w:p>
          <w:p w14:paraId="5AF4E095" w14:textId="2C902647" w:rsidR="008B4B01" w:rsidRPr="00E918D4" w:rsidRDefault="008B4B01" w:rsidP="09BC3B75">
            <w:pPr>
              <w:rPr>
                <w:rFonts w:asciiTheme="majorHAnsi" w:hAnsiTheme="majorHAnsi" w:cstheme="majorBidi"/>
              </w:rPr>
            </w:pPr>
          </w:p>
          <w:p w14:paraId="7F588CFE" w14:textId="77777777" w:rsidR="008B4B01" w:rsidRPr="00E918D4" w:rsidRDefault="008B4B01" w:rsidP="0094753B">
            <w:pPr>
              <w:rPr>
                <w:rFonts w:asciiTheme="majorHAnsi" w:hAnsiTheme="majorHAnsi" w:cstheme="majorHAnsi"/>
              </w:rPr>
            </w:pPr>
          </w:p>
          <w:p w14:paraId="0325D673" w14:textId="77777777" w:rsidR="008B4B01" w:rsidRPr="00E918D4" w:rsidRDefault="008B4B01" w:rsidP="0094753B">
            <w:pPr>
              <w:rPr>
                <w:rFonts w:asciiTheme="majorHAnsi" w:hAnsiTheme="majorHAnsi" w:cstheme="majorHAnsi"/>
              </w:rPr>
            </w:pPr>
          </w:p>
        </w:tc>
      </w:tr>
      <w:tr w:rsidR="008B4B01" w:rsidRPr="00E918D4" w14:paraId="613EDB73" w14:textId="77777777" w:rsidTr="09BC3B75">
        <w:trPr>
          <w:trHeight w:val="300"/>
        </w:trPr>
        <w:tc>
          <w:tcPr>
            <w:tcW w:w="1945" w:type="dxa"/>
          </w:tcPr>
          <w:p w14:paraId="7A5C8EAD" w14:textId="47BC81BE" w:rsidR="008B4B01" w:rsidRPr="00E918D4" w:rsidRDefault="09BC3B75" w:rsidP="09BC3B75">
            <w:pPr>
              <w:rPr>
                <w:rFonts w:asciiTheme="majorHAnsi" w:hAnsiTheme="majorHAnsi" w:cstheme="majorBidi"/>
              </w:rPr>
            </w:pPr>
            <w:ins w:id="80" w:author="Guest User" w:date="2025-11-03T04:57:00Z">
              <w:r w:rsidRPr="09BC3B75">
                <w:rPr>
                  <w:rFonts w:asciiTheme="majorHAnsi" w:hAnsiTheme="majorHAnsi" w:cstheme="majorBidi"/>
                </w:rPr>
                <w:t>xinyi</w:t>
              </w:r>
            </w:ins>
          </w:p>
        </w:tc>
        <w:tc>
          <w:tcPr>
            <w:tcW w:w="1515" w:type="dxa"/>
          </w:tcPr>
          <w:p w14:paraId="4BDA8F43" w14:textId="77777777" w:rsidR="008B4B01" w:rsidRPr="00E918D4" w:rsidRDefault="008B4B01" w:rsidP="0094753B">
            <w:pPr>
              <w:rPr>
                <w:rFonts w:asciiTheme="majorHAnsi" w:hAnsiTheme="majorHAnsi" w:cstheme="majorHAnsi"/>
              </w:rPr>
            </w:pPr>
          </w:p>
        </w:tc>
        <w:tc>
          <w:tcPr>
            <w:tcW w:w="2165" w:type="dxa"/>
          </w:tcPr>
          <w:p w14:paraId="0E43BCAC" w14:textId="565F3090" w:rsidR="008B4B01" w:rsidRPr="00E918D4" w:rsidRDefault="09BC3B75" w:rsidP="09BC3B75">
            <w:pPr>
              <w:rPr>
                <w:ins w:id="81" w:author="Guest User" w:date="2025-11-03T04:58:00Z" w16du:dateUtc="2025-11-03T04:58:35Z"/>
                <w:rFonts w:asciiTheme="majorHAnsi" w:hAnsiTheme="majorHAnsi" w:cstheme="majorBidi"/>
              </w:rPr>
            </w:pPr>
            <w:ins w:id="82" w:author="Guest User" w:date="2025-11-03T04:58:00Z">
              <w:r w:rsidRPr="09BC3B75">
                <w:rPr>
                  <w:rFonts w:asciiTheme="majorHAnsi" w:hAnsiTheme="majorHAnsi" w:cstheme="majorBidi"/>
                </w:rPr>
                <w:t>Shopping cart</w:t>
              </w:r>
            </w:ins>
          </w:p>
          <w:p w14:paraId="6071BA6B" w14:textId="35D2FB4C" w:rsidR="008B4B01" w:rsidRPr="00E918D4" w:rsidRDefault="09BC3B75" w:rsidP="09BC3B75">
            <w:pPr>
              <w:rPr>
                <w:ins w:id="83" w:author="Guest User" w:date="2025-11-03T05:00:00Z" w16du:dateUtc="2025-11-03T05:00:20Z"/>
                <w:rFonts w:asciiTheme="majorHAnsi" w:hAnsiTheme="majorHAnsi" w:cstheme="majorBidi"/>
              </w:rPr>
            </w:pPr>
            <w:ins w:id="84" w:author="Guest User" w:date="2025-11-03T05:00:00Z">
              <w:r w:rsidRPr="09BC3B75">
                <w:rPr>
                  <w:rFonts w:asciiTheme="majorHAnsi" w:hAnsiTheme="majorHAnsi" w:cstheme="majorBidi"/>
                </w:rPr>
                <w:t>Updating item</w:t>
              </w:r>
            </w:ins>
          </w:p>
          <w:p w14:paraId="1AB6E678" w14:textId="4F48599F" w:rsidR="008B4B01" w:rsidRPr="00E918D4" w:rsidRDefault="09BC3B75" w:rsidP="09BC3B75">
            <w:pPr>
              <w:rPr>
                <w:rFonts w:asciiTheme="majorHAnsi" w:hAnsiTheme="majorHAnsi" w:cstheme="majorBidi"/>
              </w:rPr>
            </w:pPr>
            <w:ins w:id="85" w:author="Guest User" w:date="2025-11-03T05:00:00Z">
              <w:r w:rsidRPr="09BC3B75">
                <w:rPr>
                  <w:rFonts w:asciiTheme="majorHAnsi" w:hAnsiTheme="majorHAnsi" w:cstheme="majorBidi"/>
                </w:rPr>
                <w:t>Add new item</w:t>
              </w:r>
            </w:ins>
          </w:p>
        </w:tc>
        <w:tc>
          <w:tcPr>
            <w:tcW w:w="2483" w:type="dxa"/>
          </w:tcPr>
          <w:p w14:paraId="75B436FF" w14:textId="77777777" w:rsidR="008B4B01" w:rsidRPr="00E918D4" w:rsidRDefault="008B4B01" w:rsidP="0094753B">
            <w:pPr>
              <w:rPr>
                <w:rFonts w:asciiTheme="majorHAnsi" w:hAnsiTheme="majorHAnsi" w:cstheme="majorHAnsi"/>
              </w:rPr>
            </w:pPr>
          </w:p>
        </w:tc>
        <w:tc>
          <w:tcPr>
            <w:tcW w:w="1774" w:type="dxa"/>
          </w:tcPr>
          <w:p w14:paraId="1DAED7B0" w14:textId="77777777" w:rsidR="008B4B01" w:rsidRPr="00E918D4" w:rsidRDefault="008B4B01" w:rsidP="0094753B">
            <w:pPr>
              <w:rPr>
                <w:rFonts w:asciiTheme="majorHAnsi" w:hAnsiTheme="majorHAnsi" w:cstheme="majorHAnsi"/>
              </w:rPr>
            </w:pPr>
          </w:p>
        </w:tc>
        <w:tc>
          <w:tcPr>
            <w:tcW w:w="4066" w:type="dxa"/>
          </w:tcPr>
          <w:p w14:paraId="579548F0" w14:textId="77777777" w:rsidR="008B4B01" w:rsidRPr="00E918D4" w:rsidRDefault="008B4B01" w:rsidP="0094753B">
            <w:pPr>
              <w:rPr>
                <w:rFonts w:asciiTheme="majorHAnsi" w:hAnsiTheme="majorHAnsi" w:cstheme="majorHAnsi"/>
              </w:rPr>
            </w:pPr>
          </w:p>
          <w:p w14:paraId="151BFC67" w14:textId="77777777" w:rsidR="008B4B01" w:rsidRPr="00E918D4" w:rsidRDefault="008B4B01" w:rsidP="0094753B">
            <w:pPr>
              <w:rPr>
                <w:rFonts w:asciiTheme="majorHAnsi" w:hAnsiTheme="majorHAnsi" w:cstheme="majorHAnsi"/>
              </w:rPr>
            </w:pPr>
          </w:p>
          <w:p w14:paraId="6DAEAD65" w14:textId="77777777" w:rsidR="008B4B01" w:rsidRPr="00E918D4" w:rsidRDefault="008B4B01" w:rsidP="0094753B">
            <w:pPr>
              <w:rPr>
                <w:rFonts w:asciiTheme="majorHAnsi" w:hAnsiTheme="majorHAnsi" w:cstheme="majorHAnsi"/>
              </w:rPr>
            </w:pPr>
          </w:p>
        </w:tc>
      </w:tr>
      <w:tr w:rsidR="008B4B01" w:rsidRPr="00E918D4" w14:paraId="54FB3D3C" w14:textId="77777777" w:rsidTr="09BC3B75">
        <w:trPr>
          <w:trHeight w:val="300"/>
        </w:trPr>
        <w:tc>
          <w:tcPr>
            <w:tcW w:w="1945" w:type="dxa"/>
          </w:tcPr>
          <w:p w14:paraId="4375AA03" w14:textId="3653F051" w:rsidR="008B4B01" w:rsidRPr="00E918D4" w:rsidRDefault="09BC3B75" w:rsidP="09BC3B75">
            <w:pPr>
              <w:rPr>
                <w:rFonts w:asciiTheme="majorHAnsi" w:hAnsiTheme="majorHAnsi" w:cstheme="majorBidi"/>
              </w:rPr>
            </w:pPr>
            <w:ins w:id="86" w:author="JUSTIN WONG CHUNG SUM" w:date="2025-11-03T05:02:00Z">
              <w:r w:rsidRPr="09BC3B75">
                <w:rPr>
                  <w:rFonts w:asciiTheme="majorHAnsi" w:hAnsiTheme="majorHAnsi" w:cstheme="majorBidi"/>
                </w:rPr>
                <w:t>Justin</w:t>
              </w:r>
            </w:ins>
          </w:p>
        </w:tc>
        <w:tc>
          <w:tcPr>
            <w:tcW w:w="1515" w:type="dxa"/>
          </w:tcPr>
          <w:p w14:paraId="140809C3" w14:textId="746B3CB5" w:rsidR="008B4B01" w:rsidRPr="00E918D4" w:rsidRDefault="09BC3B75" w:rsidP="09BC3B75">
            <w:pPr>
              <w:rPr>
                <w:rFonts w:asciiTheme="majorHAnsi" w:hAnsiTheme="majorHAnsi" w:cstheme="majorBidi"/>
              </w:rPr>
            </w:pPr>
            <w:ins w:id="87" w:author="JUSTIN WONG CHUNG SUM" w:date="2025-11-03T05:02:00Z">
              <w:r w:rsidRPr="09BC3B75">
                <w:rPr>
                  <w:rFonts w:asciiTheme="majorHAnsi" w:hAnsiTheme="majorHAnsi" w:cstheme="majorBidi"/>
                </w:rPr>
                <w:t>Jw69ine</w:t>
              </w:r>
            </w:ins>
          </w:p>
        </w:tc>
        <w:tc>
          <w:tcPr>
            <w:tcW w:w="2165" w:type="dxa"/>
          </w:tcPr>
          <w:p w14:paraId="136B3B0F" w14:textId="2B9C4DBF" w:rsidR="008B4B01" w:rsidRPr="00E918D4" w:rsidRDefault="09BC3B75" w:rsidP="09BC3B75">
            <w:pPr>
              <w:rPr>
                <w:rFonts w:asciiTheme="majorHAnsi" w:hAnsiTheme="majorHAnsi" w:cstheme="majorBidi"/>
              </w:rPr>
            </w:pPr>
            <w:ins w:id="88" w:author="JUSTIN WONG CHUNG SUM" w:date="2025-11-03T05:03:00Z">
              <w:r w:rsidRPr="09BC3B75">
                <w:rPr>
                  <w:rFonts w:asciiTheme="majorHAnsi" w:hAnsiTheme="majorHAnsi" w:cstheme="majorBidi"/>
                </w:rPr>
                <w:t>2FA, Payment?</w:t>
              </w:r>
            </w:ins>
          </w:p>
        </w:tc>
        <w:tc>
          <w:tcPr>
            <w:tcW w:w="2483" w:type="dxa"/>
          </w:tcPr>
          <w:p w14:paraId="13C5714A" w14:textId="77777777" w:rsidR="008B4B01" w:rsidRPr="00E918D4" w:rsidRDefault="008B4B01" w:rsidP="0094753B">
            <w:pPr>
              <w:rPr>
                <w:rFonts w:asciiTheme="majorHAnsi" w:hAnsiTheme="majorHAnsi" w:cstheme="majorHAnsi"/>
              </w:rPr>
            </w:pPr>
          </w:p>
        </w:tc>
        <w:tc>
          <w:tcPr>
            <w:tcW w:w="1774" w:type="dxa"/>
          </w:tcPr>
          <w:p w14:paraId="1897D843" w14:textId="77777777" w:rsidR="008B4B01" w:rsidRPr="00E918D4" w:rsidRDefault="008B4B01" w:rsidP="0094753B">
            <w:pPr>
              <w:rPr>
                <w:rFonts w:asciiTheme="majorHAnsi" w:hAnsiTheme="majorHAnsi" w:cstheme="majorHAnsi"/>
              </w:rPr>
            </w:pPr>
          </w:p>
        </w:tc>
        <w:tc>
          <w:tcPr>
            <w:tcW w:w="4066" w:type="dxa"/>
          </w:tcPr>
          <w:p w14:paraId="1450348B" w14:textId="77777777" w:rsidR="008B4B01" w:rsidRPr="00E918D4" w:rsidRDefault="008B4B01" w:rsidP="0094753B">
            <w:pPr>
              <w:rPr>
                <w:rFonts w:asciiTheme="majorHAnsi" w:hAnsiTheme="majorHAnsi" w:cstheme="majorHAnsi"/>
              </w:rPr>
            </w:pPr>
          </w:p>
          <w:p w14:paraId="63FC86CB" w14:textId="77777777" w:rsidR="008B4B01" w:rsidRPr="00E918D4" w:rsidRDefault="008B4B01" w:rsidP="0094753B">
            <w:pPr>
              <w:rPr>
                <w:rFonts w:asciiTheme="majorHAnsi" w:hAnsiTheme="majorHAnsi" w:cstheme="majorHAnsi"/>
              </w:rPr>
            </w:pPr>
          </w:p>
          <w:p w14:paraId="69CC12D4" w14:textId="77777777" w:rsidR="008B4B01" w:rsidRPr="00E918D4" w:rsidRDefault="008B4B01" w:rsidP="0094753B">
            <w:pPr>
              <w:rPr>
                <w:rFonts w:asciiTheme="majorHAnsi" w:hAnsiTheme="majorHAnsi" w:cstheme="majorHAnsi"/>
              </w:rPr>
            </w:pPr>
          </w:p>
        </w:tc>
      </w:tr>
      <w:tr w:rsidR="008B4B01" w:rsidRPr="00E918D4" w14:paraId="0F3590ED" w14:textId="77777777" w:rsidTr="09BC3B75">
        <w:trPr>
          <w:trHeight w:val="300"/>
        </w:trPr>
        <w:tc>
          <w:tcPr>
            <w:tcW w:w="1945" w:type="dxa"/>
          </w:tcPr>
          <w:p w14:paraId="4569080E" w14:textId="32567F47" w:rsidR="008B4B01" w:rsidRPr="00E918D4" w:rsidRDefault="009E74F8" w:rsidP="0094753B">
            <w:pPr>
              <w:rPr>
                <w:rFonts w:asciiTheme="majorHAnsi" w:hAnsiTheme="majorHAnsi" w:cstheme="majorHAnsi"/>
              </w:rPr>
            </w:pPr>
            <w:ins w:id="89" w:author="HUANG YULE" w:date="2025-11-03T14:57:00Z" w16du:dateUtc="2025-11-03T06:57:00Z">
              <w:r>
                <w:rPr>
                  <w:rFonts w:asciiTheme="majorHAnsi" w:hAnsiTheme="majorHAnsi" w:cstheme="majorHAnsi"/>
                </w:rPr>
                <w:lastRenderedPageBreak/>
                <w:t>yule</w:t>
              </w:r>
            </w:ins>
          </w:p>
        </w:tc>
        <w:tc>
          <w:tcPr>
            <w:tcW w:w="1515" w:type="dxa"/>
          </w:tcPr>
          <w:p w14:paraId="6966D215" w14:textId="2F6A6004" w:rsidR="008B4B01" w:rsidRPr="00E918D4" w:rsidRDefault="009E74F8" w:rsidP="0094753B">
            <w:pPr>
              <w:rPr>
                <w:rFonts w:asciiTheme="majorHAnsi" w:hAnsiTheme="majorHAnsi" w:cstheme="majorHAnsi"/>
              </w:rPr>
            </w:pPr>
            <w:proofErr w:type="spellStart"/>
            <w:ins w:id="90" w:author="HUANG YULE" w:date="2025-11-03T14:58:00Z" w16du:dateUtc="2025-11-03T06:58:00Z">
              <w:r>
                <w:rPr>
                  <w:rFonts w:asciiTheme="majorHAnsi" w:hAnsiTheme="majorHAnsi" w:cstheme="majorHAnsi"/>
                </w:rPr>
                <w:t>jlkwl</w:t>
              </w:r>
            </w:ins>
            <w:proofErr w:type="spellEnd"/>
          </w:p>
        </w:tc>
        <w:tc>
          <w:tcPr>
            <w:tcW w:w="2165" w:type="dxa"/>
          </w:tcPr>
          <w:p w14:paraId="28965708" w14:textId="292CB23C" w:rsidR="009E74F8" w:rsidRPr="00E918D4" w:rsidRDefault="009E74F8" w:rsidP="0094753B">
            <w:pPr>
              <w:rPr>
                <w:rFonts w:asciiTheme="majorHAnsi" w:hAnsiTheme="majorHAnsi" w:cstheme="majorHAnsi"/>
              </w:rPr>
            </w:pPr>
            <w:ins w:id="91" w:author="HUANG YULE" w:date="2025-11-03T15:00:00Z" w16du:dateUtc="2025-11-03T07:00:00Z">
              <w:r>
                <w:rPr>
                  <w:rFonts w:asciiTheme="majorHAnsi" w:hAnsiTheme="majorHAnsi" w:cstheme="majorHAnsi"/>
                </w:rPr>
                <w:t>Edit product</w:t>
              </w:r>
            </w:ins>
            <w:ins w:id="92" w:author="HUANG YULE" w:date="2025-11-03T15:10:00Z" w16du:dateUtc="2025-11-03T07:10:00Z">
              <w:r w:rsidR="000C2F1F">
                <w:rPr>
                  <w:rFonts w:asciiTheme="majorHAnsi" w:hAnsiTheme="majorHAnsi" w:cstheme="majorHAnsi"/>
                </w:rPr>
                <w:t xml:space="preserve">, delete product, </w:t>
              </w:r>
            </w:ins>
            <w:ins w:id="93" w:author="HUANG YULE" w:date="2025-11-03T15:00:00Z" w16du:dateUtc="2025-11-03T07:00:00Z">
              <w:r>
                <w:rPr>
                  <w:rFonts w:asciiTheme="majorHAnsi" w:hAnsiTheme="majorHAnsi" w:cstheme="majorHAnsi"/>
                </w:rPr>
                <w:t>Update product</w:t>
              </w:r>
            </w:ins>
          </w:p>
        </w:tc>
        <w:tc>
          <w:tcPr>
            <w:tcW w:w="2483" w:type="dxa"/>
          </w:tcPr>
          <w:p w14:paraId="2A959ADC" w14:textId="77777777" w:rsidR="008B4B01" w:rsidRPr="00E918D4" w:rsidRDefault="008B4B01" w:rsidP="0094753B">
            <w:pPr>
              <w:rPr>
                <w:rFonts w:asciiTheme="majorHAnsi" w:hAnsiTheme="majorHAnsi" w:cstheme="majorHAnsi"/>
              </w:rPr>
            </w:pPr>
          </w:p>
        </w:tc>
        <w:tc>
          <w:tcPr>
            <w:tcW w:w="1774" w:type="dxa"/>
          </w:tcPr>
          <w:p w14:paraId="4862B24D" w14:textId="77777777" w:rsidR="008B4B01" w:rsidRPr="00E918D4" w:rsidRDefault="008B4B01" w:rsidP="0094753B">
            <w:pPr>
              <w:rPr>
                <w:rFonts w:asciiTheme="majorHAnsi" w:hAnsiTheme="majorHAnsi" w:cstheme="majorHAnsi"/>
              </w:rPr>
            </w:pPr>
          </w:p>
        </w:tc>
        <w:tc>
          <w:tcPr>
            <w:tcW w:w="4066" w:type="dxa"/>
          </w:tcPr>
          <w:p w14:paraId="0D5F1FA6" w14:textId="77777777" w:rsidR="008B4B01" w:rsidRPr="00E918D4" w:rsidRDefault="008B4B01" w:rsidP="0094753B">
            <w:pPr>
              <w:rPr>
                <w:rFonts w:asciiTheme="majorHAnsi" w:hAnsiTheme="majorHAnsi" w:cstheme="majorHAnsi"/>
              </w:rPr>
            </w:pPr>
          </w:p>
          <w:p w14:paraId="154DD775" w14:textId="77777777" w:rsidR="008B4B01" w:rsidRPr="00E918D4" w:rsidRDefault="008B4B01" w:rsidP="0094753B">
            <w:pPr>
              <w:rPr>
                <w:rFonts w:asciiTheme="majorHAnsi" w:hAnsiTheme="majorHAnsi" w:cstheme="majorHAnsi"/>
              </w:rPr>
            </w:pPr>
          </w:p>
          <w:p w14:paraId="664F672A" w14:textId="77777777" w:rsidR="008B4B01" w:rsidRPr="00E918D4" w:rsidRDefault="008B4B01" w:rsidP="0094753B">
            <w:pPr>
              <w:rPr>
                <w:rFonts w:asciiTheme="majorHAnsi" w:hAnsiTheme="majorHAnsi" w:cstheme="majorHAnsi"/>
              </w:rPr>
            </w:pPr>
          </w:p>
        </w:tc>
      </w:tr>
      <w:tr w:rsidR="008B4B01" w:rsidRPr="00E918D4" w14:paraId="4819521D" w14:textId="77777777" w:rsidTr="09BC3B75">
        <w:trPr>
          <w:trHeight w:val="300"/>
        </w:trPr>
        <w:tc>
          <w:tcPr>
            <w:tcW w:w="1945" w:type="dxa"/>
          </w:tcPr>
          <w:p w14:paraId="15057F56" w14:textId="77777777" w:rsidR="008B4B01" w:rsidRPr="00E918D4" w:rsidRDefault="008B4B01" w:rsidP="0094753B">
            <w:pPr>
              <w:rPr>
                <w:rFonts w:asciiTheme="majorHAnsi" w:hAnsiTheme="majorHAnsi" w:cstheme="majorHAnsi"/>
              </w:rPr>
            </w:pPr>
          </w:p>
        </w:tc>
        <w:tc>
          <w:tcPr>
            <w:tcW w:w="1515" w:type="dxa"/>
          </w:tcPr>
          <w:p w14:paraId="0EF2B24E" w14:textId="77777777" w:rsidR="008B4B01" w:rsidRPr="00E918D4" w:rsidRDefault="008B4B01" w:rsidP="0094753B">
            <w:pPr>
              <w:rPr>
                <w:rFonts w:asciiTheme="majorHAnsi" w:hAnsiTheme="majorHAnsi" w:cstheme="majorHAnsi"/>
              </w:rPr>
            </w:pPr>
          </w:p>
        </w:tc>
        <w:tc>
          <w:tcPr>
            <w:tcW w:w="2165" w:type="dxa"/>
          </w:tcPr>
          <w:p w14:paraId="0FAF0652" w14:textId="77777777" w:rsidR="008B4B01" w:rsidRPr="00E918D4" w:rsidRDefault="008B4B01" w:rsidP="0094753B">
            <w:pPr>
              <w:rPr>
                <w:rFonts w:asciiTheme="majorHAnsi" w:hAnsiTheme="majorHAnsi" w:cstheme="majorHAnsi"/>
              </w:rPr>
            </w:pPr>
          </w:p>
        </w:tc>
        <w:tc>
          <w:tcPr>
            <w:tcW w:w="2483" w:type="dxa"/>
          </w:tcPr>
          <w:p w14:paraId="4892432B" w14:textId="77777777" w:rsidR="008B4B01" w:rsidRPr="00E918D4" w:rsidRDefault="008B4B01" w:rsidP="0094753B">
            <w:pPr>
              <w:rPr>
                <w:rFonts w:asciiTheme="majorHAnsi" w:hAnsiTheme="majorHAnsi" w:cstheme="majorHAnsi"/>
              </w:rPr>
            </w:pPr>
          </w:p>
        </w:tc>
        <w:tc>
          <w:tcPr>
            <w:tcW w:w="1774" w:type="dxa"/>
          </w:tcPr>
          <w:p w14:paraId="2E27981F" w14:textId="77777777" w:rsidR="008B4B01" w:rsidRPr="00E918D4" w:rsidRDefault="008B4B01" w:rsidP="0094753B">
            <w:pPr>
              <w:rPr>
                <w:rFonts w:asciiTheme="majorHAnsi" w:hAnsiTheme="majorHAnsi" w:cstheme="majorHAnsi"/>
              </w:rPr>
            </w:pPr>
          </w:p>
        </w:tc>
        <w:tc>
          <w:tcPr>
            <w:tcW w:w="4066" w:type="dxa"/>
          </w:tcPr>
          <w:p w14:paraId="4003AC63" w14:textId="77777777" w:rsidR="008B4B01" w:rsidRPr="00E918D4" w:rsidRDefault="008B4B01" w:rsidP="0094753B">
            <w:pPr>
              <w:rPr>
                <w:rFonts w:asciiTheme="majorHAnsi" w:hAnsiTheme="majorHAnsi" w:cstheme="majorHAnsi"/>
              </w:rPr>
            </w:pPr>
          </w:p>
          <w:p w14:paraId="67F9249C" w14:textId="77777777" w:rsidR="008B4B01" w:rsidRPr="00E918D4" w:rsidRDefault="008B4B01" w:rsidP="0094753B">
            <w:pPr>
              <w:rPr>
                <w:rFonts w:asciiTheme="majorHAnsi" w:hAnsiTheme="majorHAnsi" w:cstheme="majorHAnsi"/>
              </w:rPr>
            </w:pPr>
          </w:p>
          <w:p w14:paraId="5BFE5BEC" w14:textId="77777777" w:rsidR="008B4B01" w:rsidRPr="00E918D4" w:rsidRDefault="008B4B01" w:rsidP="0094753B">
            <w:pPr>
              <w:rPr>
                <w:rFonts w:asciiTheme="majorHAnsi" w:hAnsiTheme="majorHAnsi" w:cstheme="majorHAnsi"/>
              </w:rPr>
            </w:pPr>
          </w:p>
        </w:tc>
      </w:tr>
      <w:tr w:rsidR="008B4B01" w:rsidRPr="00E918D4" w14:paraId="38F3997B" w14:textId="77777777" w:rsidTr="09BC3B75">
        <w:trPr>
          <w:trHeight w:val="300"/>
        </w:trPr>
        <w:tc>
          <w:tcPr>
            <w:tcW w:w="1945" w:type="dxa"/>
          </w:tcPr>
          <w:p w14:paraId="0E6FF329" w14:textId="77777777" w:rsidR="008B4B01" w:rsidRPr="00E918D4" w:rsidRDefault="008B4B01" w:rsidP="0094753B">
            <w:pPr>
              <w:rPr>
                <w:rFonts w:asciiTheme="majorHAnsi" w:hAnsiTheme="majorHAnsi" w:cstheme="majorHAnsi"/>
              </w:rPr>
            </w:pPr>
          </w:p>
        </w:tc>
        <w:tc>
          <w:tcPr>
            <w:tcW w:w="1515" w:type="dxa"/>
          </w:tcPr>
          <w:p w14:paraId="77D03073" w14:textId="77777777" w:rsidR="008B4B01" w:rsidRPr="00E918D4" w:rsidRDefault="008B4B01" w:rsidP="0094753B">
            <w:pPr>
              <w:rPr>
                <w:rFonts w:asciiTheme="majorHAnsi" w:hAnsiTheme="majorHAnsi" w:cstheme="majorHAnsi"/>
              </w:rPr>
            </w:pPr>
          </w:p>
        </w:tc>
        <w:tc>
          <w:tcPr>
            <w:tcW w:w="2165" w:type="dxa"/>
          </w:tcPr>
          <w:p w14:paraId="08DFB3B3" w14:textId="77777777" w:rsidR="008B4B01" w:rsidRPr="00E918D4" w:rsidRDefault="008B4B01" w:rsidP="0094753B">
            <w:pPr>
              <w:rPr>
                <w:rFonts w:asciiTheme="majorHAnsi" w:hAnsiTheme="majorHAnsi" w:cstheme="majorHAnsi"/>
              </w:rPr>
            </w:pPr>
          </w:p>
        </w:tc>
        <w:tc>
          <w:tcPr>
            <w:tcW w:w="2483" w:type="dxa"/>
          </w:tcPr>
          <w:p w14:paraId="08FDA0B0" w14:textId="77777777" w:rsidR="008B4B01" w:rsidRPr="00E918D4" w:rsidRDefault="008B4B01" w:rsidP="0094753B">
            <w:pPr>
              <w:rPr>
                <w:rFonts w:asciiTheme="majorHAnsi" w:hAnsiTheme="majorHAnsi" w:cstheme="majorHAnsi"/>
              </w:rPr>
            </w:pPr>
          </w:p>
        </w:tc>
        <w:tc>
          <w:tcPr>
            <w:tcW w:w="1774" w:type="dxa"/>
          </w:tcPr>
          <w:p w14:paraId="050A3E6E" w14:textId="77777777" w:rsidR="008B4B01" w:rsidRPr="00E918D4" w:rsidRDefault="008B4B01" w:rsidP="0094753B">
            <w:pPr>
              <w:rPr>
                <w:rFonts w:asciiTheme="majorHAnsi" w:hAnsiTheme="majorHAnsi" w:cstheme="majorHAnsi"/>
              </w:rPr>
            </w:pPr>
          </w:p>
        </w:tc>
        <w:tc>
          <w:tcPr>
            <w:tcW w:w="4066" w:type="dxa"/>
          </w:tcPr>
          <w:p w14:paraId="7509C82A" w14:textId="77777777" w:rsidR="008B4B01" w:rsidRPr="00E918D4" w:rsidRDefault="008B4B01" w:rsidP="0094753B">
            <w:pPr>
              <w:rPr>
                <w:rFonts w:asciiTheme="majorHAnsi" w:hAnsiTheme="majorHAnsi" w:cstheme="majorHAnsi"/>
              </w:rPr>
            </w:pPr>
          </w:p>
          <w:p w14:paraId="1350FB08" w14:textId="77777777" w:rsidR="008B4B01" w:rsidRPr="00E918D4" w:rsidRDefault="008B4B01" w:rsidP="0094753B">
            <w:pPr>
              <w:rPr>
                <w:rFonts w:asciiTheme="majorHAnsi" w:hAnsiTheme="majorHAnsi" w:cstheme="majorHAnsi"/>
              </w:rPr>
            </w:pPr>
          </w:p>
          <w:p w14:paraId="24BB1A7B" w14:textId="77777777" w:rsidR="008B4B01" w:rsidRPr="00E918D4" w:rsidRDefault="008B4B01" w:rsidP="0094753B">
            <w:pPr>
              <w:rPr>
                <w:rFonts w:asciiTheme="majorHAnsi" w:hAnsiTheme="majorHAnsi" w:cstheme="majorHAnsi"/>
              </w:rPr>
            </w:pPr>
          </w:p>
        </w:tc>
      </w:tr>
    </w:tbl>
    <w:p w14:paraId="424798A6" w14:textId="77777777" w:rsidR="00D06490" w:rsidRDefault="00D06490" w:rsidP="00D06490">
      <w:pPr>
        <w:rPr>
          <w:rFonts w:asciiTheme="minorHAnsi" w:hAnsiTheme="minorHAnsi" w:cstheme="minorHAnsi"/>
          <w:color w:val="000000" w:themeColor="text1"/>
          <w:sz w:val="22"/>
          <w:szCs w:val="22"/>
        </w:rPr>
      </w:pPr>
    </w:p>
    <w:sectPr w:rsidR="00D06490" w:rsidSect="008B4B01">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7967F" w14:textId="77777777" w:rsidR="00BF2E3A" w:rsidRDefault="00BF2E3A" w:rsidP="00F106B0">
      <w:r>
        <w:separator/>
      </w:r>
    </w:p>
  </w:endnote>
  <w:endnote w:type="continuationSeparator" w:id="0">
    <w:p w14:paraId="7F3426A6" w14:textId="77777777" w:rsidR="00BF2E3A" w:rsidRDefault="00BF2E3A"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D7AF" w14:textId="05AC0518" w:rsidR="00F106B0" w:rsidRDefault="00561836">
    <w:pPr>
      <w:pStyle w:val="Footer"/>
      <w:rPr>
        <w:rFonts w:ascii="Arial" w:hAnsi="Arial" w:cs="Arial"/>
        <w:sz w:val="20"/>
        <w:lang w:val="en-US"/>
      </w:rPr>
    </w:pPr>
    <w:r>
      <w:rPr>
        <w:rFonts w:ascii="Arial" w:hAnsi="Arial" w:cs="Arial"/>
        <w:sz w:val="20"/>
        <w:lang w:val="en-US"/>
      </w:rPr>
      <w:t>C372 Graded Assignment Project Report</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FA095" w14:textId="77777777" w:rsidR="00BF2E3A" w:rsidRDefault="00BF2E3A" w:rsidP="00F106B0">
      <w:r>
        <w:separator/>
      </w:r>
    </w:p>
  </w:footnote>
  <w:footnote w:type="continuationSeparator" w:id="0">
    <w:p w14:paraId="0C70BBC1" w14:textId="77777777" w:rsidR="00BF2E3A" w:rsidRDefault="00BF2E3A"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701A" w14:textId="6F1B6316" w:rsidR="00F106B0" w:rsidRDefault="00445CB0">
    <w:pPr>
      <w:pStyle w:val="Header"/>
    </w:pPr>
    <w:r w:rsidRPr="00954896">
      <w:rPr>
        <w:noProof/>
        <w:lang w:eastAsia="en-SG"/>
      </w:rPr>
      <w:drawing>
        <wp:anchor distT="0" distB="0" distL="114300" distR="114300" simplePos="0" relativeHeight="251658241"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987852259" name="Picture 98785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58242"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4BE2C27F">
            <v:shapetype id="_x0000_t202" coordsize="21600,21600" o:spt="202" path="m,l,21600r21600,l21600,xe" w14:anchorId="32FB0AFA">
              <v:stroke joinstyle="miter"/>
              <v:path gradientshapeok="t" o:connecttype="rect"/>
            </v:shapetype>
            <v:shape id="MSIPCMe5db4990902b0773eb8bcd88" style="position:absolute;margin-left:0;margin-top:15pt;width:595.3pt;height:21.5pt;z-index:251658242;visibility:visible;mso-wrap-style:square;mso-wrap-distance-left:9pt;mso-wrap-distance-top:0;mso-wrap-distance-right:9pt;mso-wrap-distance-bottom:0;mso-position-horizontal:absolute;mso-position-horizontal-relative:page;mso-position-vertical:absolute;mso-position-vertical-relative:page;v-text-anchor:top" alt="{&quot;HashCode&quot;:-574504238,&quot;Height&quot;:841.0,&quot;Width&quot;:595.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v:textbox inset=",0,,0">
                <w:txbxContent>
                  <w:p w:rsidRPr="00F106B0" w:rsidR="00F106B0" w:rsidP="00F106B0" w:rsidRDefault="00F106B0" w14:paraId="646C6664" w14:textId="2050230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8240"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3823A24A">
            <v:shape id="Text Box 2" style="position:absolute;margin-left:-23pt;margin-top:-13.9pt;width:199.5pt;height:3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w14:anchorId="74360F6B">
              <v:textbox>
                <w:txbxContent>
                  <w:p w:rsidR="00F106B0" w:rsidP="00F106B0" w:rsidRDefault="00F106B0" w14:paraId="178DDF88" w14:textId="77777777">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rsidRPr="00954896" w:rsidR="00F106B0" w:rsidP="00F106B0" w:rsidRDefault="00F106B0" w14:paraId="5D4DBD48" w14:textId="74D5D93F">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75A5A4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E4395C"/>
    <w:multiLevelType w:val="hybridMultilevel"/>
    <w:tmpl w:val="0BC266E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0F7832A0"/>
    <w:multiLevelType w:val="hybridMultilevel"/>
    <w:tmpl w:val="339E97D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2755450F"/>
    <w:multiLevelType w:val="hybridMultilevel"/>
    <w:tmpl w:val="FFFFFFFF"/>
    <w:lvl w:ilvl="0" w:tplc="C4683D3C">
      <w:start w:val="1"/>
      <w:numFmt w:val="bullet"/>
      <w:lvlText w:val=""/>
      <w:lvlJc w:val="left"/>
      <w:pPr>
        <w:ind w:left="720" w:hanging="360"/>
      </w:pPr>
      <w:rPr>
        <w:rFonts w:ascii="Symbol" w:hAnsi="Symbol" w:hint="default"/>
      </w:rPr>
    </w:lvl>
    <w:lvl w:ilvl="1" w:tplc="86480002">
      <w:start w:val="1"/>
      <w:numFmt w:val="bullet"/>
      <w:lvlText w:val="o"/>
      <w:lvlJc w:val="left"/>
      <w:pPr>
        <w:ind w:left="1440" w:hanging="360"/>
      </w:pPr>
      <w:rPr>
        <w:rFonts w:ascii="Courier New" w:hAnsi="Courier New" w:hint="default"/>
      </w:rPr>
    </w:lvl>
    <w:lvl w:ilvl="2" w:tplc="C9E8781E">
      <w:start w:val="1"/>
      <w:numFmt w:val="bullet"/>
      <w:lvlText w:val=""/>
      <w:lvlJc w:val="left"/>
      <w:pPr>
        <w:ind w:left="2160" w:hanging="360"/>
      </w:pPr>
      <w:rPr>
        <w:rFonts w:ascii="Wingdings" w:hAnsi="Wingdings" w:hint="default"/>
      </w:rPr>
    </w:lvl>
    <w:lvl w:ilvl="3" w:tplc="B01227CA">
      <w:start w:val="1"/>
      <w:numFmt w:val="bullet"/>
      <w:lvlText w:val=""/>
      <w:lvlJc w:val="left"/>
      <w:pPr>
        <w:ind w:left="2880" w:hanging="360"/>
      </w:pPr>
      <w:rPr>
        <w:rFonts w:ascii="Symbol" w:hAnsi="Symbol" w:hint="default"/>
      </w:rPr>
    </w:lvl>
    <w:lvl w:ilvl="4" w:tplc="D554B3E6">
      <w:start w:val="1"/>
      <w:numFmt w:val="bullet"/>
      <w:lvlText w:val="o"/>
      <w:lvlJc w:val="left"/>
      <w:pPr>
        <w:ind w:left="3600" w:hanging="360"/>
      </w:pPr>
      <w:rPr>
        <w:rFonts w:ascii="Courier New" w:hAnsi="Courier New" w:hint="default"/>
      </w:rPr>
    </w:lvl>
    <w:lvl w:ilvl="5" w:tplc="1FFEC608">
      <w:start w:val="1"/>
      <w:numFmt w:val="bullet"/>
      <w:lvlText w:val=""/>
      <w:lvlJc w:val="left"/>
      <w:pPr>
        <w:ind w:left="4320" w:hanging="360"/>
      </w:pPr>
      <w:rPr>
        <w:rFonts w:ascii="Wingdings" w:hAnsi="Wingdings" w:hint="default"/>
      </w:rPr>
    </w:lvl>
    <w:lvl w:ilvl="6" w:tplc="C4383084">
      <w:start w:val="1"/>
      <w:numFmt w:val="bullet"/>
      <w:lvlText w:val=""/>
      <w:lvlJc w:val="left"/>
      <w:pPr>
        <w:ind w:left="5040" w:hanging="360"/>
      </w:pPr>
      <w:rPr>
        <w:rFonts w:ascii="Symbol" w:hAnsi="Symbol" w:hint="default"/>
      </w:rPr>
    </w:lvl>
    <w:lvl w:ilvl="7" w:tplc="C1EAA206">
      <w:start w:val="1"/>
      <w:numFmt w:val="bullet"/>
      <w:lvlText w:val="o"/>
      <w:lvlJc w:val="left"/>
      <w:pPr>
        <w:ind w:left="5760" w:hanging="360"/>
      </w:pPr>
      <w:rPr>
        <w:rFonts w:ascii="Courier New" w:hAnsi="Courier New" w:hint="default"/>
      </w:rPr>
    </w:lvl>
    <w:lvl w:ilvl="8" w:tplc="6A38555C">
      <w:start w:val="1"/>
      <w:numFmt w:val="bullet"/>
      <w:lvlText w:val=""/>
      <w:lvlJc w:val="left"/>
      <w:pPr>
        <w:ind w:left="6480" w:hanging="360"/>
      </w:pPr>
      <w:rPr>
        <w:rFonts w:ascii="Wingdings" w:hAnsi="Wingdings" w:hint="default"/>
      </w:rPr>
    </w:lvl>
  </w:abstractNum>
  <w:abstractNum w:abstractNumId="4" w15:restartNumberingAfterBreak="0">
    <w:nsid w:val="2A483FA0"/>
    <w:multiLevelType w:val="hybridMultilevel"/>
    <w:tmpl w:val="4DFE572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EA233D9"/>
    <w:multiLevelType w:val="hybridMultilevel"/>
    <w:tmpl w:val="D004D58C"/>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351356A4"/>
    <w:multiLevelType w:val="hybridMultilevel"/>
    <w:tmpl w:val="E44A7AFC"/>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36387477"/>
    <w:multiLevelType w:val="hybridMultilevel"/>
    <w:tmpl w:val="FFFFFFFF"/>
    <w:lvl w:ilvl="0" w:tplc="9508CBD0">
      <w:start w:val="1"/>
      <w:numFmt w:val="bullet"/>
      <w:lvlText w:val=""/>
      <w:lvlJc w:val="left"/>
      <w:pPr>
        <w:ind w:left="720" w:hanging="360"/>
      </w:pPr>
      <w:rPr>
        <w:rFonts w:ascii="Symbol" w:hAnsi="Symbol" w:hint="default"/>
      </w:rPr>
    </w:lvl>
    <w:lvl w:ilvl="1" w:tplc="73586256">
      <w:start w:val="1"/>
      <w:numFmt w:val="bullet"/>
      <w:lvlText w:val="o"/>
      <w:lvlJc w:val="left"/>
      <w:pPr>
        <w:ind w:left="1440" w:hanging="360"/>
      </w:pPr>
      <w:rPr>
        <w:rFonts w:ascii="Courier New" w:hAnsi="Courier New" w:hint="default"/>
      </w:rPr>
    </w:lvl>
    <w:lvl w:ilvl="2" w:tplc="F31AB65A">
      <w:start w:val="1"/>
      <w:numFmt w:val="bullet"/>
      <w:lvlText w:val=""/>
      <w:lvlJc w:val="left"/>
      <w:pPr>
        <w:ind w:left="2160" w:hanging="360"/>
      </w:pPr>
      <w:rPr>
        <w:rFonts w:ascii="Wingdings" w:hAnsi="Wingdings" w:hint="default"/>
      </w:rPr>
    </w:lvl>
    <w:lvl w:ilvl="3" w:tplc="311077F0">
      <w:start w:val="1"/>
      <w:numFmt w:val="bullet"/>
      <w:lvlText w:val=""/>
      <w:lvlJc w:val="left"/>
      <w:pPr>
        <w:ind w:left="2880" w:hanging="360"/>
      </w:pPr>
      <w:rPr>
        <w:rFonts w:ascii="Symbol" w:hAnsi="Symbol" w:hint="default"/>
      </w:rPr>
    </w:lvl>
    <w:lvl w:ilvl="4" w:tplc="934A0EA0">
      <w:start w:val="1"/>
      <w:numFmt w:val="bullet"/>
      <w:lvlText w:val="o"/>
      <w:lvlJc w:val="left"/>
      <w:pPr>
        <w:ind w:left="3600" w:hanging="360"/>
      </w:pPr>
      <w:rPr>
        <w:rFonts w:ascii="Courier New" w:hAnsi="Courier New" w:hint="default"/>
      </w:rPr>
    </w:lvl>
    <w:lvl w:ilvl="5" w:tplc="6868F190">
      <w:start w:val="1"/>
      <w:numFmt w:val="bullet"/>
      <w:lvlText w:val=""/>
      <w:lvlJc w:val="left"/>
      <w:pPr>
        <w:ind w:left="4320" w:hanging="360"/>
      </w:pPr>
      <w:rPr>
        <w:rFonts w:ascii="Wingdings" w:hAnsi="Wingdings" w:hint="default"/>
      </w:rPr>
    </w:lvl>
    <w:lvl w:ilvl="6" w:tplc="DFA67A52">
      <w:start w:val="1"/>
      <w:numFmt w:val="bullet"/>
      <w:lvlText w:val=""/>
      <w:lvlJc w:val="left"/>
      <w:pPr>
        <w:ind w:left="5040" w:hanging="360"/>
      </w:pPr>
      <w:rPr>
        <w:rFonts w:ascii="Symbol" w:hAnsi="Symbol" w:hint="default"/>
      </w:rPr>
    </w:lvl>
    <w:lvl w:ilvl="7" w:tplc="0D783B52">
      <w:start w:val="1"/>
      <w:numFmt w:val="bullet"/>
      <w:lvlText w:val="o"/>
      <w:lvlJc w:val="left"/>
      <w:pPr>
        <w:ind w:left="5760" w:hanging="360"/>
      </w:pPr>
      <w:rPr>
        <w:rFonts w:ascii="Courier New" w:hAnsi="Courier New" w:hint="default"/>
      </w:rPr>
    </w:lvl>
    <w:lvl w:ilvl="8" w:tplc="1D9ADFBA">
      <w:start w:val="1"/>
      <w:numFmt w:val="bullet"/>
      <w:lvlText w:val=""/>
      <w:lvlJc w:val="left"/>
      <w:pPr>
        <w:ind w:left="6480" w:hanging="360"/>
      </w:pPr>
      <w:rPr>
        <w:rFonts w:ascii="Wingdings" w:hAnsi="Wingdings" w:hint="default"/>
      </w:rPr>
    </w:lvl>
  </w:abstractNum>
  <w:abstractNum w:abstractNumId="8" w15:restartNumberingAfterBreak="0">
    <w:nsid w:val="40EE27BB"/>
    <w:multiLevelType w:val="hybridMultilevel"/>
    <w:tmpl w:val="7A464D5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9" w15:restartNumberingAfterBreak="0">
    <w:nsid w:val="455F2338"/>
    <w:multiLevelType w:val="hybridMultilevel"/>
    <w:tmpl w:val="902C594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675A029B"/>
    <w:multiLevelType w:val="hybridMultilevel"/>
    <w:tmpl w:val="944C93B2"/>
    <w:lvl w:ilvl="0" w:tplc="AE6AAC46">
      <w:start w:val="1"/>
      <w:numFmt w:val="decimal"/>
      <w:lvlText w:val="%1."/>
      <w:lvlJc w:val="left"/>
      <w:pPr>
        <w:ind w:left="720" w:hanging="360"/>
      </w:pPr>
    </w:lvl>
    <w:lvl w:ilvl="1" w:tplc="ACD03108">
      <w:start w:val="1"/>
      <w:numFmt w:val="lowerLetter"/>
      <w:lvlText w:val="%2."/>
      <w:lvlJc w:val="left"/>
      <w:pPr>
        <w:ind w:left="1440" w:hanging="360"/>
      </w:pPr>
    </w:lvl>
    <w:lvl w:ilvl="2" w:tplc="60528B3A">
      <w:start w:val="1"/>
      <w:numFmt w:val="lowerRoman"/>
      <w:lvlText w:val="%3."/>
      <w:lvlJc w:val="right"/>
      <w:pPr>
        <w:ind w:left="2160" w:hanging="180"/>
      </w:pPr>
    </w:lvl>
    <w:lvl w:ilvl="3" w:tplc="C7C67F34">
      <w:start w:val="1"/>
      <w:numFmt w:val="decimal"/>
      <w:lvlText w:val="%4."/>
      <w:lvlJc w:val="left"/>
      <w:pPr>
        <w:ind w:left="2880" w:hanging="360"/>
      </w:pPr>
    </w:lvl>
    <w:lvl w:ilvl="4" w:tplc="862CC002">
      <w:start w:val="1"/>
      <w:numFmt w:val="lowerLetter"/>
      <w:lvlText w:val="%5."/>
      <w:lvlJc w:val="left"/>
      <w:pPr>
        <w:ind w:left="3600" w:hanging="360"/>
      </w:pPr>
    </w:lvl>
    <w:lvl w:ilvl="5" w:tplc="BF9EA692">
      <w:start w:val="1"/>
      <w:numFmt w:val="lowerRoman"/>
      <w:lvlText w:val="%6."/>
      <w:lvlJc w:val="right"/>
      <w:pPr>
        <w:ind w:left="4320" w:hanging="180"/>
      </w:pPr>
    </w:lvl>
    <w:lvl w:ilvl="6" w:tplc="B21EC402">
      <w:start w:val="1"/>
      <w:numFmt w:val="decimal"/>
      <w:lvlText w:val="%7."/>
      <w:lvlJc w:val="left"/>
      <w:pPr>
        <w:ind w:left="5040" w:hanging="360"/>
      </w:pPr>
    </w:lvl>
    <w:lvl w:ilvl="7" w:tplc="3BD4B51A">
      <w:start w:val="1"/>
      <w:numFmt w:val="lowerLetter"/>
      <w:lvlText w:val="%8."/>
      <w:lvlJc w:val="left"/>
      <w:pPr>
        <w:ind w:left="5760" w:hanging="360"/>
      </w:pPr>
    </w:lvl>
    <w:lvl w:ilvl="8" w:tplc="25F20688">
      <w:start w:val="1"/>
      <w:numFmt w:val="lowerRoman"/>
      <w:lvlText w:val="%9."/>
      <w:lvlJc w:val="right"/>
      <w:pPr>
        <w:ind w:left="6480" w:hanging="180"/>
      </w:pPr>
    </w:lvl>
  </w:abstractNum>
  <w:abstractNum w:abstractNumId="11" w15:restartNumberingAfterBreak="0">
    <w:nsid w:val="68D203C3"/>
    <w:multiLevelType w:val="hybridMultilevel"/>
    <w:tmpl w:val="E2E4EB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18135446">
    <w:abstractNumId w:val="10"/>
  </w:num>
  <w:num w:numId="2" w16cid:durableId="462620971">
    <w:abstractNumId w:val="11"/>
  </w:num>
  <w:num w:numId="3" w16cid:durableId="800460958">
    <w:abstractNumId w:val="4"/>
  </w:num>
  <w:num w:numId="4" w16cid:durableId="405568881">
    <w:abstractNumId w:val="0"/>
  </w:num>
  <w:num w:numId="5" w16cid:durableId="981498549">
    <w:abstractNumId w:val="9"/>
  </w:num>
  <w:num w:numId="6" w16cid:durableId="1307122862">
    <w:abstractNumId w:val="6"/>
  </w:num>
  <w:num w:numId="7" w16cid:durableId="1782070630">
    <w:abstractNumId w:val="8"/>
  </w:num>
  <w:num w:numId="8" w16cid:durableId="1737239687">
    <w:abstractNumId w:val="5"/>
  </w:num>
  <w:num w:numId="9" w16cid:durableId="1183279024">
    <w:abstractNumId w:val="1"/>
  </w:num>
  <w:num w:numId="10" w16cid:durableId="237833300">
    <w:abstractNumId w:val="2"/>
  </w:num>
  <w:num w:numId="11" w16cid:durableId="586959834">
    <w:abstractNumId w:val="3"/>
  </w:num>
  <w:num w:numId="12" w16cid:durableId="657851955">
    <w:abstractNumId w:val="7"/>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ANG YULE">
    <w15:presenceInfo w15:providerId="AD" w15:userId="S::24039614@myrp.edu.sg::249fda4c-38c3-418c-aa7c-575b2ddfbe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01914"/>
    <w:rsid w:val="000027A2"/>
    <w:rsid w:val="00015B35"/>
    <w:rsid w:val="00017596"/>
    <w:rsid w:val="0002679D"/>
    <w:rsid w:val="000279C4"/>
    <w:rsid w:val="0003038A"/>
    <w:rsid w:val="000323CC"/>
    <w:rsid w:val="0003353B"/>
    <w:rsid w:val="00036B21"/>
    <w:rsid w:val="00041273"/>
    <w:rsid w:val="00042523"/>
    <w:rsid w:val="00042569"/>
    <w:rsid w:val="00045A6E"/>
    <w:rsid w:val="00055C6C"/>
    <w:rsid w:val="000568BC"/>
    <w:rsid w:val="00057DDD"/>
    <w:rsid w:val="000633DE"/>
    <w:rsid w:val="00063B77"/>
    <w:rsid w:val="00066487"/>
    <w:rsid w:val="000705BC"/>
    <w:rsid w:val="00075CB2"/>
    <w:rsid w:val="00081A46"/>
    <w:rsid w:val="000857BB"/>
    <w:rsid w:val="00090954"/>
    <w:rsid w:val="000A1878"/>
    <w:rsid w:val="000A3373"/>
    <w:rsid w:val="000A5C89"/>
    <w:rsid w:val="000A7336"/>
    <w:rsid w:val="000C26AC"/>
    <w:rsid w:val="000C2F1F"/>
    <w:rsid w:val="000E03EB"/>
    <w:rsid w:val="000E3C32"/>
    <w:rsid w:val="000E554D"/>
    <w:rsid w:val="000E6824"/>
    <w:rsid w:val="000F479A"/>
    <w:rsid w:val="000F5AA2"/>
    <w:rsid w:val="001022A6"/>
    <w:rsid w:val="00106248"/>
    <w:rsid w:val="001075FC"/>
    <w:rsid w:val="00115E5A"/>
    <w:rsid w:val="0011695A"/>
    <w:rsid w:val="00133139"/>
    <w:rsid w:val="00136A71"/>
    <w:rsid w:val="00137392"/>
    <w:rsid w:val="00140F64"/>
    <w:rsid w:val="0014424D"/>
    <w:rsid w:val="00152434"/>
    <w:rsid w:val="00162105"/>
    <w:rsid w:val="00172B7A"/>
    <w:rsid w:val="00181614"/>
    <w:rsid w:val="001833F5"/>
    <w:rsid w:val="0019443A"/>
    <w:rsid w:val="00194E06"/>
    <w:rsid w:val="00195630"/>
    <w:rsid w:val="00197B77"/>
    <w:rsid w:val="001C0C20"/>
    <w:rsid w:val="001C2692"/>
    <w:rsid w:val="001C44E2"/>
    <w:rsid w:val="001D20F7"/>
    <w:rsid w:val="001D334D"/>
    <w:rsid w:val="001D3701"/>
    <w:rsid w:val="001E1984"/>
    <w:rsid w:val="001E2A6A"/>
    <w:rsid w:val="001F35DB"/>
    <w:rsid w:val="0020066C"/>
    <w:rsid w:val="0021009D"/>
    <w:rsid w:val="002120A1"/>
    <w:rsid w:val="00217F76"/>
    <w:rsid w:val="00220952"/>
    <w:rsid w:val="002225BB"/>
    <w:rsid w:val="0022342B"/>
    <w:rsid w:val="00224CBD"/>
    <w:rsid w:val="00224DD9"/>
    <w:rsid w:val="00232C98"/>
    <w:rsid w:val="00245244"/>
    <w:rsid w:val="00250B81"/>
    <w:rsid w:val="00250C15"/>
    <w:rsid w:val="00254076"/>
    <w:rsid w:val="002630E6"/>
    <w:rsid w:val="0027443D"/>
    <w:rsid w:val="00274BF8"/>
    <w:rsid w:val="00275EF7"/>
    <w:rsid w:val="00281F14"/>
    <w:rsid w:val="00284593"/>
    <w:rsid w:val="002A272B"/>
    <w:rsid w:val="002A43D9"/>
    <w:rsid w:val="002B39B8"/>
    <w:rsid w:val="002C2AFA"/>
    <w:rsid w:val="002C6CE4"/>
    <w:rsid w:val="002C6EE3"/>
    <w:rsid w:val="002C7425"/>
    <w:rsid w:val="002D4CF6"/>
    <w:rsid w:val="002D673A"/>
    <w:rsid w:val="002E13D9"/>
    <w:rsid w:val="002E16B7"/>
    <w:rsid w:val="002E7BD7"/>
    <w:rsid w:val="002F103C"/>
    <w:rsid w:val="002F4CD0"/>
    <w:rsid w:val="002F77C5"/>
    <w:rsid w:val="00301C72"/>
    <w:rsid w:val="00302BB4"/>
    <w:rsid w:val="00310F4C"/>
    <w:rsid w:val="00316E3D"/>
    <w:rsid w:val="00334B59"/>
    <w:rsid w:val="00334F3D"/>
    <w:rsid w:val="0033601B"/>
    <w:rsid w:val="00345DEF"/>
    <w:rsid w:val="00347B0A"/>
    <w:rsid w:val="003563E4"/>
    <w:rsid w:val="00357F44"/>
    <w:rsid w:val="00357FF3"/>
    <w:rsid w:val="00360CC2"/>
    <w:rsid w:val="00362202"/>
    <w:rsid w:val="00364610"/>
    <w:rsid w:val="00375CDB"/>
    <w:rsid w:val="003764B6"/>
    <w:rsid w:val="0039071B"/>
    <w:rsid w:val="00393420"/>
    <w:rsid w:val="003A1025"/>
    <w:rsid w:val="003A1A26"/>
    <w:rsid w:val="003A2072"/>
    <w:rsid w:val="003B537B"/>
    <w:rsid w:val="003B721C"/>
    <w:rsid w:val="003C3989"/>
    <w:rsid w:val="003C47B0"/>
    <w:rsid w:val="003F7A45"/>
    <w:rsid w:val="0040123E"/>
    <w:rsid w:val="004059CE"/>
    <w:rsid w:val="00407E08"/>
    <w:rsid w:val="00416770"/>
    <w:rsid w:val="00426029"/>
    <w:rsid w:val="00433FEE"/>
    <w:rsid w:val="0043684F"/>
    <w:rsid w:val="00445CB0"/>
    <w:rsid w:val="004500FF"/>
    <w:rsid w:val="00454395"/>
    <w:rsid w:val="00473B41"/>
    <w:rsid w:val="00476D18"/>
    <w:rsid w:val="00487A84"/>
    <w:rsid w:val="004A19A7"/>
    <w:rsid w:val="004C1DF6"/>
    <w:rsid w:val="004C4757"/>
    <w:rsid w:val="004C783C"/>
    <w:rsid w:val="004D163B"/>
    <w:rsid w:val="004D3529"/>
    <w:rsid w:val="004E232D"/>
    <w:rsid w:val="004E23B8"/>
    <w:rsid w:val="004E4FC3"/>
    <w:rsid w:val="004F0601"/>
    <w:rsid w:val="004F2787"/>
    <w:rsid w:val="004F55BD"/>
    <w:rsid w:val="004F5A0C"/>
    <w:rsid w:val="0050202D"/>
    <w:rsid w:val="00502206"/>
    <w:rsid w:val="005029A5"/>
    <w:rsid w:val="00505271"/>
    <w:rsid w:val="00515D63"/>
    <w:rsid w:val="00520572"/>
    <w:rsid w:val="0052117B"/>
    <w:rsid w:val="00530AD6"/>
    <w:rsid w:val="0053378D"/>
    <w:rsid w:val="00537B6C"/>
    <w:rsid w:val="0054098B"/>
    <w:rsid w:val="0054333E"/>
    <w:rsid w:val="00552084"/>
    <w:rsid w:val="005562A1"/>
    <w:rsid w:val="00561836"/>
    <w:rsid w:val="00571310"/>
    <w:rsid w:val="005750AC"/>
    <w:rsid w:val="0059350B"/>
    <w:rsid w:val="005938C7"/>
    <w:rsid w:val="005A17A9"/>
    <w:rsid w:val="005A4BF6"/>
    <w:rsid w:val="005A5DCD"/>
    <w:rsid w:val="005B020A"/>
    <w:rsid w:val="005B0BF4"/>
    <w:rsid w:val="005C45CE"/>
    <w:rsid w:val="005C55CD"/>
    <w:rsid w:val="005C5702"/>
    <w:rsid w:val="005C5D04"/>
    <w:rsid w:val="005C731B"/>
    <w:rsid w:val="005D4F7D"/>
    <w:rsid w:val="005D55E5"/>
    <w:rsid w:val="005E0690"/>
    <w:rsid w:val="005E1B42"/>
    <w:rsid w:val="005E1F90"/>
    <w:rsid w:val="005E6E35"/>
    <w:rsid w:val="005F6A15"/>
    <w:rsid w:val="005F7184"/>
    <w:rsid w:val="00605975"/>
    <w:rsid w:val="00607D47"/>
    <w:rsid w:val="00610D80"/>
    <w:rsid w:val="00611EBC"/>
    <w:rsid w:val="006137D8"/>
    <w:rsid w:val="00620BE8"/>
    <w:rsid w:val="0062266C"/>
    <w:rsid w:val="00631084"/>
    <w:rsid w:val="00642189"/>
    <w:rsid w:val="00643713"/>
    <w:rsid w:val="00647A6B"/>
    <w:rsid w:val="00651E33"/>
    <w:rsid w:val="00653A22"/>
    <w:rsid w:val="006716D1"/>
    <w:rsid w:val="0068125D"/>
    <w:rsid w:val="00684EDB"/>
    <w:rsid w:val="00687B3C"/>
    <w:rsid w:val="00694E91"/>
    <w:rsid w:val="006A773C"/>
    <w:rsid w:val="006C358A"/>
    <w:rsid w:val="006C420A"/>
    <w:rsid w:val="006C4A7E"/>
    <w:rsid w:val="006C65EB"/>
    <w:rsid w:val="006D4543"/>
    <w:rsid w:val="006D7AD5"/>
    <w:rsid w:val="006E2F7F"/>
    <w:rsid w:val="006E55BB"/>
    <w:rsid w:val="006F1889"/>
    <w:rsid w:val="006F35ED"/>
    <w:rsid w:val="006F5302"/>
    <w:rsid w:val="00700F97"/>
    <w:rsid w:val="00704760"/>
    <w:rsid w:val="00706140"/>
    <w:rsid w:val="007065CA"/>
    <w:rsid w:val="00717967"/>
    <w:rsid w:val="0072174B"/>
    <w:rsid w:val="00721C4E"/>
    <w:rsid w:val="0072227D"/>
    <w:rsid w:val="007256E3"/>
    <w:rsid w:val="00727E0A"/>
    <w:rsid w:val="00752A32"/>
    <w:rsid w:val="00765B3C"/>
    <w:rsid w:val="0076626F"/>
    <w:rsid w:val="00770B39"/>
    <w:rsid w:val="0077715B"/>
    <w:rsid w:val="007837AB"/>
    <w:rsid w:val="007B2FF9"/>
    <w:rsid w:val="007B726C"/>
    <w:rsid w:val="007B748C"/>
    <w:rsid w:val="007B7DD4"/>
    <w:rsid w:val="007C528A"/>
    <w:rsid w:val="007D6F11"/>
    <w:rsid w:val="007D7DE2"/>
    <w:rsid w:val="007E1721"/>
    <w:rsid w:val="007F33A3"/>
    <w:rsid w:val="00815128"/>
    <w:rsid w:val="008159EB"/>
    <w:rsid w:val="00816A7F"/>
    <w:rsid w:val="00824183"/>
    <w:rsid w:val="00842E48"/>
    <w:rsid w:val="0085703B"/>
    <w:rsid w:val="00861850"/>
    <w:rsid w:val="00865413"/>
    <w:rsid w:val="00870FBF"/>
    <w:rsid w:val="00876AF6"/>
    <w:rsid w:val="0087796C"/>
    <w:rsid w:val="00877F4D"/>
    <w:rsid w:val="00880A93"/>
    <w:rsid w:val="00881FC9"/>
    <w:rsid w:val="00882043"/>
    <w:rsid w:val="00890CB9"/>
    <w:rsid w:val="008A3804"/>
    <w:rsid w:val="008A381B"/>
    <w:rsid w:val="008A4706"/>
    <w:rsid w:val="008A4759"/>
    <w:rsid w:val="008A681E"/>
    <w:rsid w:val="008B4B01"/>
    <w:rsid w:val="008C1388"/>
    <w:rsid w:val="008C19A7"/>
    <w:rsid w:val="008C225A"/>
    <w:rsid w:val="008D3243"/>
    <w:rsid w:val="008D3EA6"/>
    <w:rsid w:val="008D7B9C"/>
    <w:rsid w:val="008E550F"/>
    <w:rsid w:val="008E6D86"/>
    <w:rsid w:val="0090185A"/>
    <w:rsid w:val="00906BD3"/>
    <w:rsid w:val="00910341"/>
    <w:rsid w:val="0093656A"/>
    <w:rsid w:val="0094753B"/>
    <w:rsid w:val="0095048F"/>
    <w:rsid w:val="00954CBB"/>
    <w:rsid w:val="009555A3"/>
    <w:rsid w:val="0095598C"/>
    <w:rsid w:val="00966F21"/>
    <w:rsid w:val="00976301"/>
    <w:rsid w:val="0098127F"/>
    <w:rsid w:val="009832AA"/>
    <w:rsid w:val="009970CC"/>
    <w:rsid w:val="009A0495"/>
    <w:rsid w:val="009A217D"/>
    <w:rsid w:val="009B308B"/>
    <w:rsid w:val="009B4662"/>
    <w:rsid w:val="009B4B32"/>
    <w:rsid w:val="009C1250"/>
    <w:rsid w:val="009C406C"/>
    <w:rsid w:val="009C7292"/>
    <w:rsid w:val="009D3FAB"/>
    <w:rsid w:val="009D531B"/>
    <w:rsid w:val="009D58CC"/>
    <w:rsid w:val="009E2ECD"/>
    <w:rsid w:val="009E59A0"/>
    <w:rsid w:val="009E74F8"/>
    <w:rsid w:val="009F3E66"/>
    <w:rsid w:val="009F3F75"/>
    <w:rsid w:val="009F7E2B"/>
    <w:rsid w:val="00A02AF0"/>
    <w:rsid w:val="00A068C5"/>
    <w:rsid w:val="00A07709"/>
    <w:rsid w:val="00A11174"/>
    <w:rsid w:val="00A130C2"/>
    <w:rsid w:val="00A20D6C"/>
    <w:rsid w:val="00A44E0B"/>
    <w:rsid w:val="00A52272"/>
    <w:rsid w:val="00A576CA"/>
    <w:rsid w:val="00A67FCF"/>
    <w:rsid w:val="00A703E6"/>
    <w:rsid w:val="00A70786"/>
    <w:rsid w:val="00A72156"/>
    <w:rsid w:val="00A81373"/>
    <w:rsid w:val="00A84080"/>
    <w:rsid w:val="00A947C4"/>
    <w:rsid w:val="00A95C0E"/>
    <w:rsid w:val="00AA1504"/>
    <w:rsid w:val="00AA3A9E"/>
    <w:rsid w:val="00AA5235"/>
    <w:rsid w:val="00AB1FDA"/>
    <w:rsid w:val="00AB28E9"/>
    <w:rsid w:val="00AC1E39"/>
    <w:rsid w:val="00AD1FC9"/>
    <w:rsid w:val="00AD3791"/>
    <w:rsid w:val="00AD64F4"/>
    <w:rsid w:val="00AE3F44"/>
    <w:rsid w:val="00AF59AE"/>
    <w:rsid w:val="00AF691E"/>
    <w:rsid w:val="00AF7368"/>
    <w:rsid w:val="00B12BA6"/>
    <w:rsid w:val="00B156D8"/>
    <w:rsid w:val="00B165B8"/>
    <w:rsid w:val="00B2659F"/>
    <w:rsid w:val="00B36BAD"/>
    <w:rsid w:val="00B445B3"/>
    <w:rsid w:val="00B45B1B"/>
    <w:rsid w:val="00B57229"/>
    <w:rsid w:val="00B731F4"/>
    <w:rsid w:val="00B7644F"/>
    <w:rsid w:val="00B84A37"/>
    <w:rsid w:val="00B85AA0"/>
    <w:rsid w:val="00B875A4"/>
    <w:rsid w:val="00B91887"/>
    <w:rsid w:val="00B97CC4"/>
    <w:rsid w:val="00BA20A4"/>
    <w:rsid w:val="00BA5725"/>
    <w:rsid w:val="00BA5AF0"/>
    <w:rsid w:val="00BC3283"/>
    <w:rsid w:val="00BD5995"/>
    <w:rsid w:val="00BE04D1"/>
    <w:rsid w:val="00BE1D18"/>
    <w:rsid w:val="00BE1E99"/>
    <w:rsid w:val="00BF2E3A"/>
    <w:rsid w:val="00C0183E"/>
    <w:rsid w:val="00C03BB0"/>
    <w:rsid w:val="00C14B4F"/>
    <w:rsid w:val="00C167BD"/>
    <w:rsid w:val="00C245BF"/>
    <w:rsid w:val="00C250D6"/>
    <w:rsid w:val="00C253C2"/>
    <w:rsid w:val="00C31506"/>
    <w:rsid w:val="00C37CA7"/>
    <w:rsid w:val="00C42C01"/>
    <w:rsid w:val="00C45C3B"/>
    <w:rsid w:val="00C51EDE"/>
    <w:rsid w:val="00C605E8"/>
    <w:rsid w:val="00C61632"/>
    <w:rsid w:val="00C64815"/>
    <w:rsid w:val="00C65021"/>
    <w:rsid w:val="00C66147"/>
    <w:rsid w:val="00C6719A"/>
    <w:rsid w:val="00C75C52"/>
    <w:rsid w:val="00C915B4"/>
    <w:rsid w:val="00C94758"/>
    <w:rsid w:val="00CA064F"/>
    <w:rsid w:val="00CA3619"/>
    <w:rsid w:val="00CA5273"/>
    <w:rsid w:val="00CB4AB0"/>
    <w:rsid w:val="00CC1D21"/>
    <w:rsid w:val="00CC2C95"/>
    <w:rsid w:val="00CD5398"/>
    <w:rsid w:val="00CE02CE"/>
    <w:rsid w:val="00CE030A"/>
    <w:rsid w:val="00CE31B3"/>
    <w:rsid w:val="00CE4A82"/>
    <w:rsid w:val="00CF1539"/>
    <w:rsid w:val="00CF414C"/>
    <w:rsid w:val="00D040B7"/>
    <w:rsid w:val="00D06490"/>
    <w:rsid w:val="00D1052A"/>
    <w:rsid w:val="00D14229"/>
    <w:rsid w:val="00D20255"/>
    <w:rsid w:val="00D257CD"/>
    <w:rsid w:val="00D30424"/>
    <w:rsid w:val="00D5440A"/>
    <w:rsid w:val="00D57196"/>
    <w:rsid w:val="00D607B4"/>
    <w:rsid w:val="00D629DB"/>
    <w:rsid w:val="00D64E63"/>
    <w:rsid w:val="00D720BA"/>
    <w:rsid w:val="00D856B1"/>
    <w:rsid w:val="00D872B9"/>
    <w:rsid w:val="00D9412D"/>
    <w:rsid w:val="00DA3DE9"/>
    <w:rsid w:val="00DA6CCF"/>
    <w:rsid w:val="00DA7EB1"/>
    <w:rsid w:val="00DB19C4"/>
    <w:rsid w:val="00DB28E3"/>
    <w:rsid w:val="00DB33AA"/>
    <w:rsid w:val="00DB3F4C"/>
    <w:rsid w:val="00DB4F57"/>
    <w:rsid w:val="00DB7FD9"/>
    <w:rsid w:val="00DC3BA3"/>
    <w:rsid w:val="00DC6FB6"/>
    <w:rsid w:val="00DD2D4D"/>
    <w:rsid w:val="00DD3E66"/>
    <w:rsid w:val="00DF0A47"/>
    <w:rsid w:val="00DF3088"/>
    <w:rsid w:val="00DF5C72"/>
    <w:rsid w:val="00E02C37"/>
    <w:rsid w:val="00E04954"/>
    <w:rsid w:val="00E04BBF"/>
    <w:rsid w:val="00E154E5"/>
    <w:rsid w:val="00E218F4"/>
    <w:rsid w:val="00E73A41"/>
    <w:rsid w:val="00E84069"/>
    <w:rsid w:val="00E94545"/>
    <w:rsid w:val="00EA4AB2"/>
    <w:rsid w:val="00EA4CBA"/>
    <w:rsid w:val="00EB22E5"/>
    <w:rsid w:val="00EB7FCD"/>
    <w:rsid w:val="00EC7132"/>
    <w:rsid w:val="00EC7DF0"/>
    <w:rsid w:val="00ED37D0"/>
    <w:rsid w:val="00ED40A6"/>
    <w:rsid w:val="00EF74E6"/>
    <w:rsid w:val="00F0179F"/>
    <w:rsid w:val="00F03E84"/>
    <w:rsid w:val="00F057FF"/>
    <w:rsid w:val="00F106B0"/>
    <w:rsid w:val="00F1642F"/>
    <w:rsid w:val="00F2635C"/>
    <w:rsid w:val="00F27F4D"/>
    <w:rsid w:val="00F42D4B"/>
    <w:rsid w:val="00F476B5"/>
    <w:rsid w:val="00F52AA5"/>
    <w:rsid w:val="00F62BB2"/>
    <w:rsid w:val="00F63341"/>
    <w:rsid w:val="00F64AEE"/>
    <w:rsid w:val="00F64FAF"/>
    <w:rsid w:val="00F66A2D"/>
    <w:rsid w:val="00F75703"/>
    <w:rsid w:val="00F826CF"/>
    <w:rsid w:val="00F851E4"/>
    <w:rsid w:val="00F97956"/>
    <w:rsid w:val="00FA3FA4"/>
    <w:rsid w:val="00FA487F"/>
    <w:rsid w:val="00FA6A6C"/>
    <w:rsid w:val="00FA6BA3"/>
    <w:rsid w:val="00FA7084"/>
    <w:rsid w:val="00FB3958"/>
    <w:rsid w:val="00FB718E"/>
    <w:rsid w:val="00FC41EE"/>
    <w:rsid w:val="00FC4269"/>
    <w:rsid w:val="00FC5E31"/>
    <w:rsid w:val="00FD30F9"/>
    <w:rsid w:val="00FD60C9"/>
    <w:rsid w:val="00FE09DB"/>
    <w:rsid w:val="00FE56F3"/>
    <w:rsid w:val="00FE72A1"/>
    <w:rsid w:val="00FF756C"/>
    <w:rsid w:val="012FE114"/>
    <w:rsid w:val="01F611A6"/>
    <w:rsid w:val="03D4C57F"/>
    <w:rsid w:val="05FDC9C8"/>
    <w:rsid w:val="06681FE9"/>
    <w:rsid w:val="092AAA07"/>
    <w:rsid w:val="09BC3B75"/>
    <w:rsid w:val="0BAAC586"/>
    <w:rsid w:val="0FAA61C7"/>
    <w:rsid w:val="0FD7C71A"/>
    <w:rsid w:val="104B2334"/>
    <w:rsid w:val="11A6E11D"/>
    <w:rsid w:val="180ED9E6"/>
    <w:rsid w:val="1832A8DA"/>
    <w:rsid w:val="1D38857C"/>
    <w:rsid w:val="1DFB8B85"/>
    <w:rsid w:val="1E8BECDF"/>
    <w:rsid w:val="234B0938"/>
    <w:rsid w:val="2444AAE9"/>
    <w:rsid w:val="26A565D1"/>
    <w:rsid w:val="29B2D3A4"/>
    <w:rsid w:val="2E25CB43"/>
    <w:rsid w:val="2ECA8356"/>
    <w:rsid w:val="30715F55"/>
    <w:rsid w:val="32380042"/>
    <w:rsid w:val="336A2D92"/>
    <w:rsid w:val="35B1CEF8"/>
    <w:rsid w:val="361B9AE2"/>
    <w:rsid w:val="366C39B3"/>
    <w:rsid w:val="36ED5654"/>
    <w:rsid w:val="3A2237ED"/>
    <w:rsid w:val="3BDAC43C"/>
    <w:rsid w:val="3C775009"/>
    <w:rsid w:val="3CC36111"/>
    <w:rsid w:val="3DD65D88"/>
    <w:rsid w:val="408660E4"/>
    <w:rsid w:val="43AC9CFE"/>
    <w:rsid w:val="45A10C86"/>
    <w:rsid w:val="46C8CE4D"/>
    <w:rsid w:val="4756E4C7"/>
    <w:rsid w:val="48ACA962"/>
    <w:rsid w:val="4BE3B84A"/>
    <w:rsid w:val="4C889B8E"/>
    <w:rsid w:val="4D0C6409"/>
    <w:rsid w:val="4D535B40"/>
    <w:rsid w:val="4DF95C23"/>
    <w:rsid w:val="4F475A18"/>
    <w:rsid w:val="535973C3"/>
    <w:rsid w:val="53EF7AEF"/>
    <w:rsid w:val="54841C0D"/>
    <w:rsid w:val="550976DA"/>
    <w:rsid w:val="57A39548"/>
    <w:rsid w:val="57B8F475"/>
    <w:rsid w:val="5A82A2DC"/>
    <w:rsid w:val="5B2EE809"/>
    <w:rsid w:val="5B8346F2"/>
    <w:rsid w:val="5C02A058"/>
    <w:rsid w:val="5C994BD0"/>
    <w:rsid w:val="5CCB4E8D"/>
    <w:rsid w:val="5E106E08"/>
    <w:rsid w:val="60FC3984"/>
    <w:rsid w:val="614A5EE2"/>
    <w:rsid w:val="618630E2"/>
    <w:rsid w:val="61A9D434"/>
    <w:rsid w:val="64429E38"/>
    <w:rsid w:val="672AF749"/>
    <w:rsid w:val="692EBF35"/>
    <w:rsid w:val="6D21762B"/>
    <w:rsid w:val="6FE339AA"/>
    <w:rsid w:val="71783C6D"/>
    <w:rsid w:val="73005FD5"/>
    <w:rsid w:val="73DC08EA"/>
    <w:rsid w:val="77305CB0"/>
    <w:rsid w:val="77E882B1"/>
    <w:rsid w:val="79658ED5"/>
    <w:rsid w:val="7A49D569"/>
    <w:rsid w:val="7B70F0BB"/>
    <w:rsid w:val="7BBE8804"/>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A8E10D07-4491-4A60-8DBC-51DB0FB79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A32"/>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59"/>
    <w:rsid w:val="000E6824"/>
    <w:pPr>
      <w:spacing w:after="0" w:line="240" w:lineRule="auto"/>
    </w:pPr>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 w:type="paragraph" w:styleId="Title">
    <w:name w:val="Title"/>
    <w:basedOn w:val="Normal"/>
    <w:next w:val="Normal"/>
    <w:link w:val="TitleChar"/>
    <w:uiPriority w:val="10"/>
    <w:qFormat/>
    <w:rsid w:val="008B4B01"/>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8B4B01"/>
    <w:rPr>
      <w:rFonts w:asciiTheme="majorHAnsi" w:eastAsiaTheme="majorEastAsia" w:hAnsiTheme="majorHAnsi" w:cstheme="majorBidi"/>
      <w:color w:val="323E4F" w:themeColor="text2" w:themeShade="BF"/>
      <w:spacing w:val="5"/>
      <w:kern w:val="28"/>
      <w:sz w:val="52"/>
      <w:szCs w:val="52"/>
      <w:lang w:val="en-US"/>
    </w:rPr>
  </w:style>
  <w:style w:type="paragraph" w:styleId="ListBullet">
    <w:name w:val="List Bullet"/>
    <w:basedOn w:val="Normal"/>
    <w:uiPriority w:val="99"/>
    <w:unhideWhenUsed/>
    <w:rsid w:val="008B4B01"/>
    <w:pPr>
      <w:numPr>
        <w:numId w:val="4"/>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Revision">
    <w:name w:val="Revision"/>
    <w:hidden/>
    <w:uiPriority w:val="99"/>
    <w:semiHidden/>
    <w:rsid w:val="009E74F8"/>
    <w:pPr>
      <w:spacing w:after="0" w:line="240" w:lineRule="auto"/>
    </w:pPr>
    <w:rPr>
      <w:rFonts w:ascii="Times New Roman" w:eastAsia="SimSu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sChild>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removed="0"/>
</clbl:labelList>
</file>

<file path=docProps/app.xml><?xml version="1.0" encoding="utf-8"?>
<Properties xmlns="http://schemas.openxmlformats.org/officeDocument/2006/extended-properties" xmlns:vt="http://schemas.openxmlformats.org/officeDocument/2006/docPropsVTypes">
  <Template>Normal</Template>
  <TotalTime>14</TotalTime>
  <Pages>13</Pages>
  <Words>1372</Words>
  <Characters>8403</Characters>
  <Application>Microsoft Office Word</Application>
  <DocSecurity>0</DocSecurity>
  <Lines>525</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HUANG YULE</cp:lastModifiedBy>
  <cp:revision>72</cp:revision>
  <cp:lastPrinted>2025-10-16T06:05:00Z</cp:lastPrinted>
  <dcterms:created xsi:type="dcterms:W3CDTF">2025-10-30T01:24:00Z</dcterms:created>
  <dcterms:modified xsi:type="dcterms:W3CDTF">2025-11-03T07:11:00Z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ies>
</file>